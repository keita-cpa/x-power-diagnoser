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13E3" w14:textId="77777777" w:rsidR="00D54599" w:rsidRPr="00D54599" w:rsidRDefault="00D54599" w:rsidP="00D54599">
      <w:pPr>
        <w:autoSpaceDE w:val="0"/>
        <w:autoSpaceDN w:val="0"/>
        <w:adjustRightInd w:val="0"/>
        <w:snapToGrid w:val="0"/>
        <w:spacing w:line="20" w:lineRule="exact"/>
        <w:rPr>
          <w:rFonts w:ascii="ＭＳ 明朝" w:eastAsia="ＭＳ 明朝" w:hAnsi="ＭＳ 明朝" w:cs="Times New Roman"/>
          <w:sz w:val="18"/>
          <w:szCs w:val="20"/>
        </w:rPr>
      </w:pPr>
    </w:p>
    <w:p w14:paraId="5C6AC05B" w14:textId="77777777" w:rsidR="00D54599" w:rsidRPr="00D54599" w:rsidRDefault="00D54599" w:rsidP="00D54599">
      <w:pPr>
        <w:jc w:val="center"/>
        <w:rPr>
          <w:rFonts w:ascii="Century" w:eastAsia="ＭＳ 明朝" w:hAnsi="Century" w:cs="Times New Roman"/>
          <w:b/>
          <w:bCs/>
          <w:sz w:val="24"/>
          <w:szCs w:val="20"/>
          <w:u w:val="single"/>
        </w:rPr>
      </w:pPr>
      <w:r w:rsidRPr="00D54599">
        <w:rPr>
          <w:rFonts w:ascii="Century" w:eastAsia="ＭＳ 明朝" w:hAnsi="Century" w:cs="Times New Roman" w:hint="eastAsia"/>
          <w:b/>
          <w:bCs/>
          <w:sz w:val="24"/>
          <w:szCs w:val="20"/>
          <w:u w:val="single"/>
        </w:rPr>
        <w:t>個　別　注　記　表</w:t>
      </w:r>
    </w:p>
    <w:p w14:paraId="065EC056" w14:textId="5C3EBE71" w:rsidR="00D54599" w:rsidRPr="00D54599" w:rsidRDefault="00D54599" w:rsidP="00D54599">
      <w:pPr>
        <w:rPr>
          <w:rFonts w:ascii="Century" w:eastAsia="ＭＳ 明朝" w:hAnsi="Century" w:cs="Times New Roman"/>
          <w:szCs w:val="20"/>
        </w:rPr>
      </w:pPr>
      <w:r w:rsidRPr="00D54599">
        <w:rPr>
          <w:rFonts w:ascii="Century" w:eastAsia="ＭＳ 明朝" w:hAnsi="Century" w:cs="Times New Roman" w:hint="eastAsia"/>
          <w:szCs w:val="20"/>
        </w:rPr>
        <w:t>重要な会計方針</w:t>
      </w:r>
      <w:r w:rsidR="00A86037">
        <w:rPr>
          <w:rFonts w:ascii="Century" w:eastAsia="ＭＳ 明朝" w:hAnsi="Century" w:cs="Times New Roman" w:hint="eastAsia"/>
          <w:szCs w:val="20"/>
        </w:rPr>
        <w:t>に係る事項に関する注記</w:t>
      </w:r>
    </w:p>
    <w:p w14:paraId="127DA4B7" w14:textId="206DEB70" w:rsidR="007D65B5" w:rsidRDefault="00D54599" w:rsidP="00D54599">
      <w:pPr>
        <w:ind w:firstLineChars="200" w:firstLine="420"/>
        <w:rPr>
          <w:rFonts w:ascii="Century" w:eastAsia="ＭＳ 明朝" w:hAnsi="Century" w:cs="Times New Roman"/>
          <w:szCs w:val="20"/>
        </w:rPr>
      </w:pPr>
      <w:r w:rsidRPr="00D54599">
        <w:rPr>
          <w:rFonts w:ascii="Century" w:eastAsia="ＭＳ 明朝" w:hAnsi="Century" w:cs="Times New Roman" w:hint="eastAsia"/>
          <w:szCs w:val="20"/>
        </w:rPr>
        <w:t>１．</w:t>
      </w:r>
      <w:r w:rsidR="007D65B5">
        <w:rPr>
          <w:rFonts w:ascii="Century" w:eastAsia="ＭＳ 明朝" w:hAnsi="Century" w:cs="Times New Roman" w:hint="eastAsia"/>
          <w:szCs w:val="20"/>
        </w:rPr>
        <w:t>資産の評価基準及び評価方法</w:t>
      </w:r>
    </w:p>
    <w:p w14:paraId="2A463D59" w14:textId="572EA6A2" w:rsidR="00E31A7F" w:rsidRDefault="007D65B5" w:rsidP="00E31A7F">
      <w:pPr>
        <w:ind w:firstLineChars="200" w:firstLine="420"/>
        <w:rPr>
          <w:rFonts w:ascii="Century" w:eastAsia="ＭＳ 明朝" w:hAnsi="Century" w:cs="Times New Roman"/>
          <w:szCs w:val="20"/>
        </w:rPr>
      </w:pPr>
      <w:r>
        <w:rPr>
          <w:rFonts w:ascii="Century" w:eastAsia="ＭＳ 明朝" w:hAnsi="Century" w:cs="Times New Roman" w:hint="eastAsia"/>
          <w:szCs w:val="20"/>
        </w:rPr>
        <w:t xml:space="preserve">　</w:t>
      </w:r>
      <w:r w:rsidR="00E31A7F">
        <w:rPr>
          <w:rFonts w:ascii="Century" w:eastAsia="ＭＳ 明朝" w:hAnsi="Century" w:cs="Times New Roman" w:hint="eastAsia"/>
          <w:szCs w:val="20"/>
        </w:rPr>
        <w:t>（１）有価証券の評価基準及び評価方法</w:t>
      </w:r>
    </w:p>
    <w:p w14:paraId="707D5FB8" w14:textId="77777777" w:rsidR="00E31A7F" w:rsidRDefault="00E31A7F" w:rsidP="00E31A7F">
      <w:pPr>
        <w:ind w:leftChars="200" w:left="2730" w:hangingChars="1100" w:hanging="2310"/>
        <w:rPr>
          <w:rFonts w:ascii="Century" w:eastAsia="ＭＳ 明朝" w:hAnsi="Century" w:cs="Times New Roman"/>
          <w:szCs w:val="20"/>
        </w:rPr>
      </w:pPr>
      <w:r>
        <w:rPr>
          <w:rFonts w:ascii="Century" w:eastAsia="ＭＳ 明朝" w:hAnsi="Century" w:cs="Times New Roman" w:hint="eastAsia"/>
          <w:szCs w:val="20"/>
        </w:rPr>
        <w:t xml:space="preserve">　　　　その他有価証券</w:t>
      </w:r>
    </w:p>
    <w:p w14:paraId="6250C7E9" w14:textId="4EE77931" w:rsidR="00E31A7F" w:rsidRDefault="00E31A7F" w:rsidP="00E31A7F">
      <w:pPr>
        <w:ind w:leftChars="700" w:left="2730" w:hangingChars="600" w:hanging="1260"/>
        <w:rPr>
          <w:rFonts w:ascii="Century" w:eastAsia="ＭＳ 明朝" w:hAnsi="Century" w:cs="Times New Roman"/>
          <w:szCs w:val="20"/>
        </w:rPr>
      </w:pPr>
      <w:r>
        <w:rPr>
          <w:rFonts w:ascii="Century" w:eastAsia="ＭＳ 明朝" w:hAnsi="Century" w:cs="Times New Roman" w:hint="eastAsia"/>
          <w:szCs w:val="20"/>
        </w:rPr>
        <w:t>市場価格のない株式等…</w:t>
      </w:r>
      <w:ins w:id="0" w:author="jumpei.miyoshi@acctim.co.jp" w:date="2026-03-11T14:34:00Z" w16du:dateUtc="2026-03-11T05:34:00Z">
        <w:r w:rsidR="008F4CB5">
          <w:rPr>
            <w:rFonts w:ascii="Century" w:eastAsia="ＭＳ 明朝" w:hAnsi="Century" w:cs="Times New Roman" w:hint="eastAsia"/>
            <w:szCs w:val="20"/>
          </w:rPr>
          <w:t>時価法（評価差額は全部純資産直入法により処理し、売却原価は</w:t>
        </w:r>
      </w:ins>
      <w:r>
        <w:rPr>
          <w:rFonts w:ascii="Century" w:eastAsia="ＭＳ 明朝" w:hAnsi="Century" w:cs="Times New Roman" w:hint="eastAsia"/>
          <w:szCs w:val="20"/>
        </w:rPr>
        <w:t>移動平均法</w:t>
      </w:r>
      <w:ins w:id="1" w:author="jumpei.miyoshi@acctim.co.jp" w:date="2026-03-11T14:34:00Z" w16du:dateUtc="2026-03-11T05:34:00Z">
        <w:r w:rsidR="008F4CB5">
          <w:rPr>
            <w:rFonts w:ascii="Century" w:eastAsia="ＭＳ 明朝" w:hAnsi="Century" w:cs="Times New Roman" w:hint="eastAsia"/>
            <w:szCs w:val="20"/>
          </w:rPr>
          <w:t>により算出）</w:t>
        </w:r>
      </w:ins>
      <w:del w:id="2" w:author="jumpei.miyoshi@acctim.co.jp" w:date="2026-03-11T14:34:00Z" w16du:dateUtc="2026-03-11T05:34:00Z">
        <w:r w:rsidDel="008F4CB5">
          <w:rPr>
            <w:rFonts w:ascii="Century" w:eastAsia="ＭＳ 明朝" w:hAnsi="Century" w:cs="Times New Roman" w:hint="eastAsia"/>
            <w:szCs w:val="20"/>
          </w:rPr>
          <w:delText>による原価法</w:delText>
        </w:r>
      </w:del>
    </w:p>
    <w:p w14:paraId="33EDFC5C" w14:textId="70FD70E8" w:rsidR="007D65B5" w:rsidRDefault="007D65B5" w:rsidP="00E31A7F">
      <w:pPr>
        <w:ind w:firstLineChars="300" w:firstLine="630"/>
        <w:rPr>
          <w:rFonts w:ascii="Century" w:eastAsia="ＭＳ 明朝" w:hAnsi="Century" w:cs="Times New Roman"/>
          <w:szCs w:val="20"/>
        </w:rPr>
      </w:pPr>
      <w:r>
        <w:rPr>
          <w:rFonts w:ascii="Century" w:eastAsia="ＭＳ 明朝" w:hAnsi="Century" w:cs="Times New Roman" w:hint="eastAsia"/>
          <w:szCs w:val="20"/>
        </w:rPr>
        <w:t>（</w:t>
      </w:r>
      <w:r w:rsidR="00E31A7F">
        <w:rPr>
          <w:rFonts w:ascii="Century" w:eastAsia="ＭＳ 明朝" w:hAnsi="Century" w:cs="Times New Roman" w:hint="eastAsia"/>
          <w:szCs w:val="20"/>
        </w:rPr>
        <w:t>２</w:t>
      </w:r>
      <w:r>
        <w:rPr>
          <w:rFonts w:ascii="Century" w:eastAsia="ＭＳ 明朝" w:hAnsi="Century" w:cs="Times New Roman" w:hint="eastAsia"/>
          <w:szCs w:val="20"/>
        </w:rPr>
        <w:t>）</w:t>
      </w:r>
      <w:r w:rsidR="00B552EC">
        <w:rPr>
          <w:rFonts w:ascii="Century" w:eastAsia="ＭＳ 明朝" w:hAnsi="Century" w:cs="Times New Roman" w:hint="eastAsia"/>
          <w:szCs w:val="20"/>
        </w:rPr>
        <w:t>棚卸資産の</w:t>
      </w:r>
      <w:r>
        <w:rPr>
          <w:rFonts w:ascii="Century" w:eastAsia="ＭＳ 明朝" w:hAnsi="Century" w:cs="Times New Roman" w:hint="eastAsia"/>
          <w:szCs w:val="20"/>
        </w:rPr>
        <w:t>評価方法</w:t>
      </w:r>
    </w:p>
    <w:p w14:paraId="62E64ABD" w14:textId="101BD5C7" w:rsidR="00A86037" w:rsidRDefault="00A86037" w:rsidP="00603936">
      <w:pPr>
        <w:ind w:leftChars="200" w:left="4830" w:hangingChars="2100" w:hanging="4410"/>
        <w:rPr>
          <w:rFonts w:ascii="Century" w:eastAsia="ＭＳ 明朝" w:hAnsi="Century" w:cs="Times New Roman"/>
          <w:szCs w:val="20"/>
        </w:rPr>
      </w:pPr>
      <w:r>
        <w:rPr>
          <w:rFonts w:ascii="Century" w:eastAsia="ＭＳ 明朝" w:hAnsi="Century" w:cs="Times New Roman" w:hint="eastAsia"/>
          <w:szCs w:val="20"/>
        </w:rPr>
        <w:t xml:space="preserve">　　　　</w:t>
      </w:r>
      <w:r w:rsidR="002B35D3" w:rsidRPr="002B35D3">
        <w:rPr>
          <w:rFonts w:ascii="Century" w:eastAsia="ＭＳ 明朝" w:hAnsi="Century" w:cs="Times New Roman" w:hint="eastAsia"/>
          <w:szCs w:val="20"/>
        </w:rPr>
        <w:t>商品</w:t>
      </w:r>
      <w:r w:rsidR="00427D1E" w:rsidRPr="002B35D3">
        <w:rPr>
          <w:rFonts w:ascii="Century" w:eastAsia="ＭＳ 明朝" w:hAnsi="Century" w:cs="Times New Roman" w:hint="eastAsia"/>
          <w:szCs w:val="20"/>
        </w:rPr>
        <w:t>、</w:t>
      </w:r>
      <w:r w:rsidR="002B35D3" w:rsidRPr="002B35D3">
        <w:rPr>
          <w:rFonts w:ascii="Century" w:eastAsia="ＭＳ 明朝" w:hAnsi="Century" w:cs="Times New Roman" w:hint="eastAsia"/>
          <w:szCs w:val="20"/>
        </w:rPr>
        <w:t>仕掛品</w:t>
      </w:r>
      <w:r>
        <w:rPr>
          <w:rFonts w:ascii="Century" w:eastAsia="ＭＳ 明朝" w:hAnsi="Century" w:cs="Times New Roman" w:hint="eastAsia"/>
          <w:szCs w:val="20"/>
        </w:rPr>
        <w:t>…</w:t>
      </w:r>
      <w:r w:rsidR="00B552EC">
        <w:rPr>
          <w:rFonts w:ascii="Century" w:eastAsia="ＭＳ 明朝" w:hAnsi="Century" w:cs="Times New Roman" w:hint="eastAsia"/>
          <w:szCs w:val="20"/>
        </w:rPr>
        <w:t>個別法</w:t>
      </w:r>
      <w:r>
        <w:rPr>
          <w:rFonts w:ascii="Century" w:eastAsia="ＭＳ 明朝" w:hAnsi="Century" w:cs="Times New Roman" w:hint="eastAsia"/>
          <w:szCs w:val="20"/>
        </w:rPr>
        <w:t>による原価法</w:t>
      </w:r>
      <w:r w:rsidR="00B552EC">
        <w:rPr>
          <w:rFonts w:ascii="Century" w:eastAsia="ＭＳ 明朝" w:hAnsi="Century" w:cs="Times New Roman" w:hint="eastAsia"/>
          <w:szCs w:val="20"/>
        </w:rPr>
        <w:t>（貸借対照表価額は収益性の低下による簿価切り下げの方法により算定）</w:t>
      </w:r>
    </w:p>
    <w:p w14:paraId="4128FBD9" w14:textId="17BFACFF" w:rsidR="00B552EC" w:rsidRDefault="00B552EC" w:rsidP="00D634D0">
      <w:pPr>
        <w:ind w:leftChars="200" w:left="4830" w:hangingChars="2100" w:hanging="4410"/>
        <w:rPr>
          <w:rFonts w:ascii="Century" w:eastAsia="ＭＳ 明朝" w:hAnsi="Century" w:cs="Times New Roman"/>
          <w:szCs w:val="20"/>
        </w:rPr>
      </w:pPr>
      <w:r>
        <w:rPr>
          <w:rFonts w:ascii="Century" w:eastAsia="ＭＳ 明朝" w:hAnsi="Century" w:cs="Times New Roman" w:hint="eastAsia"/>
          <w:szCs w:val="20"/>
        </w:rPr>
        <w:t xml:space="preserve">　　　　貯蔵品…………</w:t>
      </w:r>
      <w:r w:rsidR="00FF7076">
        <w:rPr>
          <w:rFonts w:ascii="Century" w:eastAsia="ＭＳ 明朝" w:hAnsi="Century" w:cs="Times New Roman" w:hint="eastAsia"/>
          <w:szCs w:val="20"/>
        </w:rPr>
        <w:t>個別法</w:t>
      </w:r>
      <w:r w:rsidR="00D634D0">
        <w:rPr>
          <w:rFonts w:ascii="Century" w:eastAsia="ＭＳ 明朝" w:hAnsi="Century" w:cs="Times New Roman" w:hint="eastAsia"/>
          <w:szCs w:val="20"/>
        </w:rPr>
        <w:t>による原価法</w:t>
      </w:r>
      <w:r w:rsidR="00C7334D" w:rsidRPr="00603936">
        <w:rPr>
          <w:rFonts w:ascii="Century" w:eastAsia="ＭＳ 明朝" w:hAnsi="Century" w:cs="Times New Roman" w:hint="eastAsia"/>
          <w:szCs w:val="20"/>
        </w:rPr>
        <w:t>（貸借対照表価額は収益性の低下による簿価切り下げの方法により算定）</w:t>
      </w:r>
    </w:p>
    <w:p w14:paraId="12ECEF17" w14:textId="77777777" w:rsidR="007D65B5" w:rsidRPr="00D634D0" w:rsidRDefault="007D65B5" w:rsidP="00D54599">
      <w:pPr>
        <w:ind w:firstLineChars="200" w:firstLine="420"/>
        <w:rPr>
          <w:rFonts w:ascii="Century" w:eastAsia="ＭＳ 明朝" w:hAnsi="Century" w:cs="Times New Roman"/>
          <w:szCs w:val="20"/>
        </w:rPr>
      </w:pPr>
    </w:p>
    <w:p w14:paraId="1AD423A5" w14:textId="6E8FDA39" w:rsidR="00D54599" w:rsidRPr="00D54599" w:rsidRDefault="007D65B5" w:rsidP="00D54599">
      <w:pPr>
        <w:ind w:firstLineChars="200" w:firstLine="420"/>
        <w:rPr>
          <w:rFonts w:ascii="Century" w:eastAsia="ＭＳ 明朝" w:hAnsi="Century" w:cs="Times New Roman"/>
          <w:szCs w:val="20"/>
        </w:rPr>
      </w:pPr>
      <w:r>
        <w:rPr>
          <w:rFonts w:ascii="Century" w:eastAsia="ＭＳ 明朝" w:hAnsi="Century" w:cs="Times New Roman" w:hint="eastAsia"/>
          <w:szCs w:val="20"/>
        </w:rPr>
        <w:t>２．</w:t>
      </w:r>
      <w:r w:rsidR="00D54599" w:rsidRPr="00D54599">
        <w:rPr>
          <w:rFonts w:ascii="Century" w:eastAsia="ＭＳ 明朝" w:hAnsi="Century" w:cs="Times New Roman" w:hint="eastAsia"/>
          <w:szCs w:val="20"/>
        </w:rPr>
        <w:t>固定資産の減価償却の方法</w:t>
      </w:r>
    </w:p>
    <w:p w14:paraId="576825EA" w14:textId="77777777" w:rsidR="00D54599" w:rsidRPr="00D54599" w:rsidRDefault="00D54599" w:rsidP="00D54599">
      <w:pPr>
        <w:ind w:firstLineChars="300" w:firstLine="630"/>
        <w:rPr>
          <w:rFonts w:ascii="Century" w:eastAsia="ＭＳ 明朝" w:hAnsi="Century" w:cs="Times New Roman"/>
          <w:szCs w:val="20"/>
        </w:rPr>
      </w:pPr>
      <w:r w:rsidRPr="00D54599">
        <w:rPr>
          <w:rFonts w:ascii="Century" w:eastAsia="ＭＳ 明朝" w:hAnsi="Century" w:cs="Times New Roman" w:hint="eastAsia"/>
          <w:szCs w:val="20"/>
        </w:rPr>
        <w:t>（１）有形固定資産（リース資産を除く）</w:t>
      </w:r>
    </w:p>
    <w:p w14:paraId="51836BF5" w14:textId="3A8DE28E" w:rsidR="00D54599" w:rsidRPr="00D54599" w:rsidRDefault="00D54599" w:rsidP="00B552EC">
      <w:pPr>
        <w:ind w:leftChars="600" w:left="1260"/>
        <w:rPr>
          <w:rFonts w:ascii="Century" w:eastAsia="ＭＳ 明朝" w:hAnsi="Century" w:cs="Times New Roman"/>
          <w:szCs w:val="20"/>
        </w:rPr>
      </w:pPr>
      <w:r w:rsidRPr="00D54599">
        <w:rPr>
          <w:rFonts w:ascii="Century" w:eastAsia="ＭＳ 明朝" w:hAnsi="Century" w:cs="Times New Roman" w:hint="eastAsia"/>
          <w:szCs w:val="20"/>
        </w:rPr>
        <w:t>定率法を採用しております。ただし、平成</w:t>
      </w:r>
      <w:r w:rsidRPr="00D54599">
        <w:rPr>
          <w:rFonts w:ascii="ＭＳ Ｐ明朝" w:eastAsia="ＭＳ Ｐ明朝" w:hAnsi="ＭＳ Ｐ明朝" w:cs="Times New Roman" w:hint="eastAsia"/>
          <w:szCs w:val="20"/>
        </w:rPr>
        <w:t>10</w:t>
      </w:r>
      <w:r w:rsidRPr="00D54599">
        <w:rPr>
          <w:rFonts w:ascii="Century" w:eastAsia="ＭＳ 明朝" w:hAnsi="Century" w:cs="Times New Roman" w:hint="eastAsia"/>
          <w:szCs w:val="20"/>
        </w:rPr>
        <w:t>年４月１日以降に取得した建物（建物附属設備を除く）並びに</w:t>
      </w:r>
      <w:r w:rsidRPr="00A86037">
        <w:rPr>
          <w:rFonts w:ascii="Century" w:eastAsia="ＭＳ 明朝" w:hAnsi="Century" w:cs="Times New Roman" w:hint="eastAsia"/>
          <w:szCs w:val="20"/>
        </w:rPr>
        <w:t>平成</w:t>
      </w:r>
      <w:r w:rsidRPr="00A86037">
        <w:rPr>
          <w:rFonts w:ascii="ＭＳ Ｐ明朝" w:eastAsia="ＭＳ Ｐ明朝" w:hAnsi="ＭＳ Ｐ明朝" w:cs="Times New Roman" w:hint="eastAsia"/>
          <w:szCs w:val="20"/>
        </w:rPr>
        <w:t>28</w:t>
      </w:r>
      <w:r w:rsidRPr="00A86037">
        <w:rPr>
          <w:rFonts w:ascii="Century" w:eastAsia="ＭＳ 明朝" w:hAnsi="Century" w:cs="Times New Roman" w:hint="eastAsia"/>
          <w:szCs w:val="20"/>
        </w:rPr>
        <w:t>年４月１日以降に取得した建物附属設備及び構築物については、定額法を採用</w:t>
      </w:r>
      <w:r w:rsidRPr="00D54599">
        <w:rPr>
          <w:rFonts w:ascii="Century" w:eastAsia="ＭＳ 明朝" w:hAnsi="Century" w:cs="Times New Roman" w:hint="eastAsia"/>
          <w:szCs w:val="20"/>
        </w:rPr>
        <w:t>しております。</w:t>
      </w:r>
    </w:p>
    <w:p w14:paraId="39D169B3" w14:textId="77777777" w:rsidR="00D54599" w:rsidRPr="00D54599" w:rsidRDefault="00D54599" w:rsidP="00D54599">
      <w:pPr>
        <w:ind w:firstLineChars="300" w:firstLine="630"/>
        <w:rPr>
          <w:rFonts w:ascii="Century" w:eastAsia="ＭＳ 明朝" w:hAnsi="Century" w:cs="Times New Roman"/>
          <w:szCs w:val="20"/>
        </w:rPr>
      </w:pPr>
      <w:r w:rsidRPr="00D54599">
        <w:rPr>
          <w:rFonts w:ascii="Century" w:eastAsia="ＭＳ 明朝" w:hAnsi="Century" w:cs="Times New Roman" w:hint="eastAsia"/>
          <w:szCs w:val="20"/>
        </w:rPr>
        <w:t>（２）無形固定資産（リース資産を除く）</w:t>
      </w:r>
    </w:p>
    <w:p w14:paraId="31D0CDBF" w14:textId="1AF363F7" w:rsidR="00D54599" w:rsidRPr="00D54599" w:rsidRDefault="00D54599" w:rsidP="00D54599">
      <w:pPr>
        <w:ind w:leftChars="500" w:left="1050" w:firstLineChars="100" w:firstLine="210"/>
        <w:rPr>
          <w:rFonts w:ascii="Century" w:eastAsia="ＭＳ 明朝" w:hAnsi="Century" w:cs="Times New Roman"/>
          <w:szCs w:val="20"/>
        </w:rPr>
      </w:pPr>
      <w:r w:rsidRPr="00D54599">
        <w:rPr>
          <w:rFonts w:ascii="Century" w:eastAsia="ＭＳ 明朝" w:hAnsi="Century" w:cs="Times New Roman" w:hint="eastAsia"/>
          <w:szCs w:val="20"/>
        </w:rPr>
        <w:t>定額法を採用しております。</w:t>
      </w:r>
    </w:p>
    <w:p w14:paraId="3271EA6F" w14:textId="77777777" w:rsidR="00D54599" w:rsidRPr="00D54599" w:rsidRDefault="00D54599" w:rsidP="00D54599">
      <w:pPr>
        <w:ind w:firstLineChars="300" w:firstLine="630"/>
        <w:rPr>
          <w:rFonts w:ascii="Century" w:eastAsia="ＭＳ 明朝" w:hAnsi="Century" w:cs="Times New Roman"/>
          <w:szCs w:val="20"/>
        </w:rPr>
      </w:pPr>
      <w:r w:rsidRPr="00D54599">
        <w:rPr>
          <w:rFonts w:ascii="Century" w:eastAsia="ＭＳ 明朝" w:hAnsi="Century" w:cs="Times New Roman" w:hint="eastAsia"/>
          <w:szCs w:val="20"/>
        </w:rPr>
        <w:t>（３）リース資産</w:t>
      </w:r>
    </w:p>
    <w:p w14:paraId="573B7A31" w14:textId="77777777" w:rsidR="00D54599" w:rsidRPr="00D54599" w:rsidRDefault="00D54599" w:rsidP="00D54599">
      <w:pPr>
        <w:ind w:firstLineChars="600" w:firstLine="1260"/>
        <w:rPr>
          <w:rFonts w:ascii="Century" w:eastAsia="ＭＳ 明朝" w:hAnsi="Century" w:cs="Times New Roman"/>
          <w:szCs w:val="20"/>
        </w:rPr>
      </w:pPr>
      <w:r w:rsidRPr="00D54599">
        <w:rPr>
          <w:rFonts w:ascii="Century" w:eastAsia="ＭＳ 明朝" w:hAnsi="Century" w:cs="Times New Roman" w:hint="eastAsia"/>
          <w:szCs w:val="20"/>
        </w:rPr>
        <w:t>所有権移転外ファイナンス・リース取引に係るリース資産</w:t>
      </w:r>
    </w:p>
    <w:p w14:paraId="1FCB89C9" w14:textId="0A24C8C3" w:rsidR="00D54599" w:rsidRDefault="00D54599" w:rsidP="00D54599">
      <w:pPr>
        <w:ind w:firstLineChars="600" w:firstLine="1260"/>
        <w:rPr>
          <w:rFonts w:ascii="Century" w:eastAsia="ＭＳ 明朝" w:hAnsi="Century" w:cs="Times New Roman"/>
          <w:szCs w:val="20"/>
        </w:rPr>
      </w:pPr>
      <w:r w:rsidRPr="00D54599">
        <w:rPr>
          <w:rFonts w:ascii="Century" w:eastAsia="ＭＳ 明朝" w:hAnsi="Century" w:cs="Times New Roman" w:hint="eastAsia"/>
          <w:szCs w:val="20"/>
        </w:rPr>
        <w:t>リース期間を耐用年数とし、残存価額をゼロとする定額法を採用しております。</w:t>
      </w:r>
    </w:p>
    <w:p w14:paraId="187FD8A3" w14:textId="77777777" w:rsidR="008D68C1" w:rsidRDefault="00C873F8" w:rsidP="004C49D9">
      <w:pPr>
        <w:rPr>
          <w:rFonts w:ascii="Century" w:eastAsia="ＭＳ 明朝" w:hAnsi="Century" w:cs="Times New Roman"/>
          <w:szCs w:val="20"/>
        </w:rPr>
      </w:pPr>
      <w:r>
        <w:rPr>
          <w:rFonts w:ascii="Century" w:eastAsia="ＭＳ 明朝" w:hAnsi="Century" w:cs="Times New Roman" w:hint="eastAsia"/>
          <w:szCs w:val="20"/>
        </w:rPr>
        <w:t xml:space="preserve">　　</w:t>
      </w:r>
    </w:p>
    <w:p w14:paraId="48EBB45C" w14:textId="17CCF90D" w:rsidR="00DA2F0A" w:rsidRPr="00D54599" w:rsidRDefault="00DA2F0A" w:rsidP="00DA2F0A">
      <w:pPr>
        <w:ind w:firstLineChars="200" w:firstLine="420"/>
        <w:rPr>
          <w:rFonts w:ascii="Century" w:eastAsia="ＭＳ 明朝" w:hAnsi="Century" w:cs="Times New Roman"/>
          <w:szCs w:val="20"/>
        </w:rPr>
      </w:pPr>
      <w:r>
        <w:rPr>
          <w:rFonts w:ascii="Century" w:eastAsia="ＭＳ 明朝" w:hAnsi="Century" w:cs="Times New Roman" w:hint="eastAsia"/>
          <w:szCs w:val="20"/>
        </w:rPr>
        <w:t>３．引当金の計上基準</w:t>
      </w:r>
    </w:p>
    <w:p w14:paraId="1572F9C7" w14:textId="1E99AEAA" w:rsidR="00DA2F0A" w:rsidRPr="00D54599" w:rsidRDefault="00DA2F0A" w:rsidP="00DA2F0A">
      <w:pPr>
        <w:ind w:firstLineChars="300" w:firstLine="630"/>
        <w:rPr>
          <w:rFonts w:ascii="Century" w:eastAsia="ＭＳ 明朝" w:hAnsi="Century" w:cs="Times New Roman"/>
          <w:szCs w:val="20"/>
        </w:rPr>
      </w:pPr>
      <w:r w:rsidRPr="00D54599">
        <w:rPr>
          <w:rFonts w:ascii="Century" w:eastAsia="ＭＳ 明朝" w:hAnsi="Century" w:cs="Times New Roman" w:hint="eastAsia"/>
          <w:szCs w:val="20"/>
        </w:rPr>
        <w:t>（１）</w:t>
      </w:r>
      <w:r>
        <w:rPr>
          <w:rFonts w:ascii="Century" w:eastAsia="ＭＳ 明朝" w:hAnsi="Century" w:cs="Times New Roman" w:hint="eastAsia"/>
          <w:szCs w:val="20"/>
        </w:rPr>
        <w:t>貸倒引当金</w:t>
      </w:r>
    </w:p>
    <w:p w14:paraId="76E4FE4A" w14:textId="28516CA6" w:rsidR="00DA2F0A" w:rsidRPr="00D54599" w:rsidRDefault="00DA2F0A" w:rsidP="00480EC1">
      <w:pPr>
        <w:ind w:leftChars="500" w:left="1050" w:firstLineChars="100" w:firstLine="210"/>
        <w:rPr>
          <w:rFonts w:ascii="Century" w:eastAsia="ＭＳ 明朝" w:hAnsi="Century" w:cs="Times New Roman"/>
          <w:szCs w:val="20"/>
        </w:rPr>
      </w:pPr>
      <w:r>
        <w:rPr>
          <w:rFonts w:ascii="Century" w:eastAsia="ＭＳ 明朝" w:hAnsi="Century" w:cs="Times New Roman" w:hint="eastAsia"/>
          <w:szCs w:val="20"/>
        </w:rPr>
        <w:t>売上債権、貸付金等の債権の貸倒れによる損失に備えるため、一般債権については貸倒実績率により、貸倒懸念債権等特定の債権については個別に回収可能性を検討し、回収不能見込額を計上しております。</w:t>
      </w:r>
    </w:p>
    <w:p w14:paraId="6FDB3E23" w14:textId="77777777" w:rsidR="00DA2F0A" w:rsidRPr="00DA2F0A" w:rsidRDefault="00DA2F0A" w:rsidP="004C49D9">
      <w:pPr>
        <w:rPr>
          <w:rFonts w:ascii="Century" w:eastAsia="ＭＳ 明朝" w:hAnsi="Century" w:cs="Times New Roman"/>
          <w:szCs w:val="20"/>
        </w:rPr>
      </w:pPr>
    </w:p>
    <w:p w14:paraId="5E71B1A5" w14:textId="68E4A86E" w:rsidR="00D54599" w:rsidRPr="00D54599" w:rsidRDefault="00DA2F0A" w:rsidP="008D68C1">
      <w:pPr>
        <w:ind w:firstLineChars="200" w:firstLine="420"/>
        <w:rPr>
          <w:rFonts w:ascii="Century" w:eastAsia="ＭＳ 明朝" w:hAnsi="Century" w:cs="Times New Roman"/>
          <w:szCs w:val="20"/>
        </w:rPr>
      </w:pPr>
      <w:r>
        <w:rPr>
          <w:rFonts w:ascii="Century" w:eastAsia="ＭＳ 明朝" w:hAnsi="Century" w:cs="Times New Roman" w:hint="eastAsia"/>
          <w:szCs w:val="20"/>
        </w:rPr>
        <w:t>４</w:t>
      </w:r>
      <w:r w:rsidR="00D54599" w:rsidRPr="00D54599">
        <w:rPr>
          <w:rFonts w:ascii="Century" w:eastAsia="ＭＳ 明朝" w:hAnsi="Century" w:cs="Times New Roman" w:hint="eastAsia"/>
          <w:szCs w:val="20"/>
        </w:rPr>
        <w:t>．</w:t>
      </w:r>
      <w:r w:rsidR="00D02E3D">
        <w:rPr>
          <w:rFonts w:ascii="Century" w:eastAsia="ＭＳ 明朝" w:hAnsi="Century" w:cs="Times New Roman" w:hint="eastAsia"/>
          <w:szCs w:val="20"/>
        </w:rPr>
        <w:t>重要な</w:t>
      </w:r>
      <w:r w:rsidR="00B552EC">
        <w:rPr>
          <w:rFonts w:ascii="Century" w:eastAsia="ＭＳ 明朝" w:hAnsi="Century" w:cs="Times New Roman" w:hint="eastAsia"/>
          <w:szCs w:val="20"/>
        </w:rPr>
        <w:t>収益及び費用の計上基準</w:t>
      </w:r>
    </w:p>
    <w:p w14:paraId="0E69FAEA" w14:textId="67EE27E7" w:rsidR="00377339" w:rsidRPr="00CC096A" w:rsidRDefault="00377339" w:rsidP="00377339">
      <w:pPr>
        <w:ind w:firstLineChars="300" w:firstLine="630"/>
        <w:rPr>
          <w:rFonts w:ascii="Century" w:eastAsia="ＭＳ 明朝" w:hAnsi="Century" w:cs="Times New Roman"/>
          <w:szCs w:val="20"/>
        </w:rPr>
      </w:pPr>
      <w:r w:rsidRPr="00CC096A">
        <w:rPr>
          <w:rFonts w:ascii="Century" w:eastAsia="ＭＳ 明朝" w:hAnsi="Century" w:cs="Times New Roman" w:hint="eastAsia"/>
          <w:szCs w:val="20"/>
        </w:rPr>
        <w:t>（</w:t>
      </w:r>
      <w:r w:rsidR="00AA6B21" w:rsidRPr="00CC096A">
        <w:rPr>
          <w:rFonts w:ascii="Century" w:eastAsia="ＭＳ 明朝" w:hAnsi="Century" w:cs="Times New Roman" w:hint="eastAsia"/>
          <w:szCs w:val="20"/>
        </w:rPr>
        <w:t>１</w:t>
      </w:r>
      <w:r w:rsidRPr="00CC096A">
        <w:rPr>
          <w:rFonts w:ascii="Century" w:eastAsia="ＭＳ 明朝" w:hAnsi="Century" w:cs="Times New Roman" w:hint="eastAsia"/>
          <w:szCs w:val="20"/>
        </w:rPr>
        <w:t>）不動産分譲取引</w:t>
      </w:r>
    </w:p>
    <w:p w14:paraId="12CB8DF2" w14:textId="2977F54B" w:rsidR="00377339" w:rsidRPr="00CC096A" w:rsidRDefault="00377339" w:rsidP="00377339">
      <w:pPr>
        <w:ind w:leftChars="500" w:left="1050" w:firstLineChars="100" w:firstLine="210"/>
        <w:rPr>
          <w:rFonts w:ascii="Century" w:eastAsia="ＭＳ 明朝" w:hAnsi="Century" w:cs="Times New Roman"/>
          <w:szCs w:val="20"/>
        </w:rPr>
      </w:pPr>
      <w:r w:rsidRPr="00CC096A">
        <w:rPr>
          <w:rFonts w:ascii="Century" w:eastAsia="ＭＳ 明朝" w:hAnsi="Century" w:cs="Times New Roman" w:hint="eastAsia"/>
          <w:szCs w:val="20"/>
        </w:rPr>
        <w:t>不動産分譲取引については、顧客との不動産売買契約に基づき、物件を顧客に引き渡す履行義務を負っています。当該契約については、物件が引き渡される一時点で履行義務が充足されるものであると判断し、顧客に物件を引き渡した時点で収益を認識しております。</w:t>
      </w:r>
    </w:p>
    <w:p w14:paraId="19145E93" w14:textId="77777777" w:rsidR="00377339" w:rsidRPr="00CC096A" w:rsidRDefault="00377339" w:rsidP="00377339">
      <w:pPr>
        <w:ind w:leftChars="500" w:left="1050" w:firstLineChars="100" w:firstLine="210"/>
        <w:rPr>
          <w:rFonts w:ascii="Century" w:eastAsia="ＭＳ 明朝" w:hAnsi="Century" w:cs="Times New Roman"/>
          <w:szCs w:val="20"/>
        </w:rPr>
      </w:pPr>
    </w:p>
    <w:p w14:paraId="6C0734C0" w14:textId="0E2CEEE4" w:rsidR="00377339" w:rsidRPr="00CC096A" w:rsidRDefault="00377339" w:rsidP="00377339">
      <w:pPr>
        <w:ind w:firstLineChars="300" w:firstLine="630"/>
        <w:rPr>
          <w:rFonts w:ascii="Century" w:eastAsia="ＭＳ 明朝" w:hAnsi="Century" w:cs="Times New Roman"/>
          <w:szCs w:val="20"/>
        </w:rPr>
      </w:pPr>
      <w:r w:rsidRPr="00CC096A">
        <w:rPr>
          <w:rFonts w:ascii="Century" w:eastAsia="ＭＳ 明朝" w:hAnsi="Century" w:cs="Times New Roman" w:hint="eastAsia"/>
          <w:szCs w:val="20"/>
        </w:rPr>
        <w:t>（</w:t>
      </w:r>
      <w:r w:rsidR="00AA6B21" w:rsidRPr="00CC096A">
        <w:rPr>
          <w:rFonts w:ascii="Century" w:eastAsia="ＭＳ 明朝" w:hAnsi="Century" w:cs="Times New Roman" w:hint="eastAsia"/>
          <w:szCs w:val="20"/>
        </w:rPr>
        <w:t>２</w:t>
      </w:r>
      <w:r w:rsidRPr="00CC096A">
        <w:rPr>
          <w:rFonts w:ascii="Century" w:eastAsia="ＭＳ 明朝" w:hAnsi="Century" w:cs="Times New Roman" w:hint="eastAsia"/>
          <w:szCs w:val="20"/>
        </w:rPr>
        <w:t>）不動産仲介取引</w:t>
      </w:r>
    </w:p>
    <w:p w14:paraId="6B7F9079" w14:textId="55A060C2" w:rsidR="00377339" w:rsidRPr="00CC096A" w:rsidRDefault="00377339" w:rsidP="00377339">
      <w:pPr>
        <w:ind w:leftChars="500" w:left="1050" w:firstLineChars="100" w:firstLine="210"/>
        <w:rPr>
          <w:rFonts w:ascii="Century" w:eastAsia="ＭＳ 明朝" w:hAnsi="Century" w:cs="Times New Roman"/>
          <w:szCs w:val="20"/>
        </w:rPr>
      </w:pPr>
      <w:r w:rsidRPr="00CC096A">
        <w:rPr>
          <w:rFonts w:ascii="Century" w:eastAsia="ＭＳ 明朝" w:hAnsi="Century" w:cs="Times New Roman" w:hint="eastAsia"/>
          <w:szCs w:val="20"/>
        </w:rPr>
        <w:t>不動産仲介取引については、顧客との媒介契約に基づき当該物件の契約成立及び引き渡しに関する履行義務を負っています。当該契約については、物件が引き渡される一時点で履行義務が充足されるものであると判断し、顧客に物件を引き渡した時点で収益を認識しております。</w:t>
      </w:r>
    </w:p>
    <w:p w14:paraId="3FE90218" w14:textId="77777777" w:rsidR="00377339" w:rsidRPr="00CC096A" w:rsidRDefault="00377339" w:rsidP="00377339">
      <w:pPr>
        <w:ind w:leftChars="500" w:left="1050" w:firstLineChars="100" w:firstLine="210"/>
        <w:rPr>
          <w:rFonts w:ascii="Century" w:eastAsia="ＭＳ 明朝" w:hAnsi="Century" w:cs="Times New Roman"/>
          <w:szCs w:val="20"/>
        </w:rPr>
      </w:pPr>
    </w:p>
    <w:p w14:paraId="43DAEC7D" w14:textId="50DBF151" w:rsidR="00377339" w:rsidRPr="00CC096A" w:rsidRDefault="00377339" w:rsidP="00377339">
      <w:pPr>
        <w:ind w:firstLineChars="300" w:firstLine="630"/>
        <w:rPr>
          <w:rFonts w:ascii="Century" w:eastAsia="ＭＳ 明朝" w:hAnsi="Century" w:cs="Times New Roman"/>
          <w:szCs w:val="20"/>
        </w:rPr>
      </w:pPr>
      <w:r w:rsidRPr="00CC096A">
        <w:rPr>
          <w:rFonts w:ascii="Century" w:eastAsia="ＭＳ 明朝" w:hAnsi="Century" w:cs="Times New Roman" w:hint="eastAsia"/>
          <w:szCs w:val="20"/>
        </w:rPr>
        <w:t>（</w:t>
      </w:r>
      <w:r w:rsidR="00AA6B21" w:rsidRPr="00CC096A">
        <w:rPr>
          <w:rFonts w:ascii="Century" w:eastAsia="ＭＳ 明朝" w:hAnsi="Century" w:cs="Times New Roman" w:hint="eastAsia"/>
          <w:szCs w:val="20"/>
        </w:rPr>
        <w:t>３</w:t>
      </w:r>
      <w:r w:rsidRPr="00CC096A">
        <w:rPr>
          <w:rFonts w:ascii="Century" w:eastAsia="ＭＳ 明朝" w:hAnsi="Century" w:cs="Times New Roman" w:hint="eastAsia"/>
          <w:szCs w:val="20"/>
        </w:rPr>
        <w:t>）不動産賃貸取引</w:t>
      </w:r>
    </w:p>
    <w:p w14:paraId="40AF5811" w14:textId="457C8633" w:rsidR="00377339" w:rsidRPr="00CC096A" w:rsidRDefault="00377339" w:rsidP="00377339">
      <w:pPr>
        <w:ind w:leftChars="500" w:left="1050" w:firstLineChars="100" w:firstLine="210"/>
        <w:rPr>
          <w:rFonts w:ascii="Century" w:eastAsia="ＭＳ 明朝" w:hAnsi="Century" w:cs="Times New Roman"/>
          <w:szCs w:val="20"/>
        </w:rPr>
      </w:pPr>
      <w:r w:rsidRPr="00CC096A">
        <w:rPr>
          <w:rFonts w:ascii="Century" w:eastAsia="ＭＳ 明朝" w:hAnsi="Century" w:cs="Times New Roman" w:hint="eastAsia"/>
          <w:szCs w:val="20"/>
        </w:rPr>
        <w:t>不動産賃貸取引については、「リース取引に関する会計基準」（企業会計基準第</w:t>
      </w:r>
      <w:r w:rsidRPr="00CC096A">
        <w:rPr>
          <w:rFonts w:ascii="Century" w:eastAsia="ＭＳ 明朝" w:hAnsi="Century" w:cs="Times New Roman"/>
          <w:szCs w:val="20"/>
        </w:rPr>
        <w:t>13</w:t>
      </w:r>
      <w:r w:rsidRPr="00CC096A">
        <w:rPr>
          <w:rFonts w:ascii="Century" w:eastAsia="ＭＳ 明朝" w:hAnsi="Century" w:cs="Times New Roman" w:hint="eastAsia"/>
          <w:szCs w:val="20"/>
        </w:rPr>
        <w:t>号）</w:t>
      </w:r>
      <w:r w:rsidRPr="00CC096A">
        <w:rPr>
          <w:rFonts w:ascii="Century" w:eastAsia="ＭＳ 明朝" w:hAnsi="Century" w:cs="Times New Roman" w:hint="eastAsia"/>
          <w:szCs w:val="20"/>
        </w:rPr>
        <w:lastRenderedPageBreak/>
        <w:t>に基づき、賃貸借期間に渡り収益を認識して</w:t>
      </w:r>
      <w:r w:rsidR="001D4CB8" w:rsidRPr="00CC096A">
        <w:rPr>
          <w:rFonts w:ascii="Century" w:eastAsia="ＭＳ 明朝" w:hAnsi="Century" w:cs="Times New Roman" w:hint="eastAsia"/>
          <w:szCs w:val="20"/>
        </w:rPr>
        <w:t>おり</w:t>
      </w:r>
      <w:r w:rsidRPr="00CC096A">
        <w:rPr>
          <w:rFonts w:ascii="Century" w:eastAsia="ＭＳ 明朝" w:hAnsi="Century" w:cs="Times New Roman" w:hint="eastAsia"/>
          <w:szCs w:val="20"/>
        </w:rPr>
        <w:t>ます。</w:t>
      </w:r>
    </w:p>
    <w:p w14:paraId="50DB022F" w14:textId="77777777" w:rsidR="00AA6B21" w:rsidRPr="00CC096A" w:rsidRDefault="00AA6B21" w:rsidP="00377339">
      <w:pPr>
        <w:ind w:leftChars="500" w:left="1050" w:firstLineChars="100" w:firstLine="210"/>
        <w:rPr>
          <w:rFonts w:ascii="Century" w:eastAsia="ＭＳ 明朝" w:hAnsi="Century" w:cs="Times New Roman"/>
          <w:szCs w:val="20"/>
        </w:rPr>
      </w:pPr>
    </w:p>
    <w:p w14:paraId="1E987C48" w14:textId="5436B14F" w:rsidR="00AA6B21" w:rsidRPr="00CC096A" w:rsidRDefault="00AA6B21" w:rsidP="00AA6B21">
      <w:pPr>
        <w:ind w:firstLineChars="300" w:firstLine="630"/>
        <w:rPr>
          <w:rFonts w:ascii="Century" w:eastAsia="ＭＳ 明朝" w:hAnsi="Century" w:cs="Times New Roman"/>
          <w:szCs w:val="20"/>
        </w:rPr>
      </w:pPr>
      <w:r w:rsidRPr="00CC096A">
        <w:rPr>
          <w:rFonts w:ascii="Century" w:eastAsia="ＭＳ 明朝" w:hAnsi="Century" w:cs="Times New Roman" w:hint="eastAsia"/>
          <w:szCs w:val="20"/>
        </w:rPr>
        <w:t>（４）注文請負取引</w:t>
      </w:r>
    </w:p>
    <w:p w14:paraId="5AE49565" w14:textId="77777777" w:rsidR="00AA6B21" w:rsidRPr="00CC096A" w:rsidRDefault="00AA6B21" w:rsidP="00AA6B21">
      <w:pPr>
        <w:ind w:leftChars="500" w:left="1050" w:firstLineChars="100" w:firstLine="210"/>
        <w:rPr>
          <w:rFonts w:ascii="Century" w:eastAsia="ＭＳ 明朝" w:hAnsi="Century" w:cs="Times New Roman"/>
          <w:szCs w:val="20"/>
        </w:rPr>
      </w:pPr>
      <w:r w:rsidRPr="00CC096A">
        <w:rPr>
          <w:rFonts w:ascii="Century" w:eastAsia="ＭＳ 明朝" w:hAnsi="Century" w:cs="Times New Roman" w:hint="eastAsia"/>
          <w:szCs w:val="20"/>
        </w:rPr>
        <w:t>注文請負取引については、顧客と工事請負契約を締結し、当該契約に基づき、建築工事を行い完成した建設物等を顧客に引き渡す履行義務を負っています。当該契約については、完全に履行義務を充足した時点で収益を認識しております。</w:t>
      </w:r>
    </w:p>
    <w:p w14:paraId="76C6D607" w14:textId="77777777" w:rsidR="00B62C95" w:rsidRPr="00CC096A" w:rsidRDefault="00B62C95" w:rsidP="00B62C95">
      <w:pPr>
        <w:ind w:leftChars="600" w:left="1260" w:firstLineChars="100" w:firstLine="210"/>
        <w:rPr>
          <w:rFonts w:ascii="Century" w:eastAsia="ＭＳ 明朝" w:hAnsi="Century" w:cs="Times New Roman"/>
          <w:szCs w:val="20"/>
        </w:rPr>
      </w:pPr>
    </w:p>
    <w:p w14:paraId="4462F1A7" w14:textId="7AEFE292" w:rsidR="00C7334D" w:rsidRPr="00CC096A" w:rsidRDefault="00C7334D" w:rsidP="00C7334D">
      <w:pPr>
        <w:ind w:firstLineChars="300" w:firstLine="630"/>
        <w:rPr>
          <w:rFonts w:ascii="Century" w:eastAsia="ＭＳ 明朝" w:hAnsi="Century" w:cs="Times New Roman"/>
          <w:szCs w:val="20"/>
        </w:rPr>
      </w:pPr>
      <w:r w:rsidRPr="00CC096A">
        <w:rPr>
          <w:rFonts w:ascii="Century" w:eastAsia="ＭＳ 明朝" w:hAnsi="Century" w:cs="Times New Roman" w:hint="eastAsia"/>
          <w:szCs w:val="20"/>
        </w:rPr>
        <w:t>（５）</w:t>
      </w:r>
      <w:r w:rsidR="001D4CB8" w:rsidRPr="00CC096A">
        <w:rPr>
          <w:rFonts w:ascii="Century" w:eastAsia="ＭＳ 明朝" w:hAnsi="Century" w:cs="Times New Roman" w:hint="eastAsia"/>
          <w:szCs w:val="20"/>
        </w:rPr>
        <w:t>宿泊事業取引</w:t>
      </w:r>
    </w:p>
    <w:p w14:paraId="225A75F0" w14:textId="2B12BE8A" w:rsidR="00C7334D" w:rsidRPr="00D54599" w:rsidRDefault="00C7334D" w:rsidP="00C7334D">
      <w:pPr>
        <w:ind w:leftChars="600" w:left="1260" w:firstLineChars="100" w:firstLine="210"/>
        <w:rPr>
          <w:rFonts w:ascii="Century" w:eastAsia="ＭＳ 明朝" w:hAnsi="Century" w:cs="Times New Roman"/>
          <w:szCs w:val="20"/>
        </w:rPr>
      </w:pPr>
      <w:r w:rsidRPr="00CC096A">
        <w:rPr>
          <w:rFonts w:ascii="Century" w:eastAsia="ＭＳ 明朝" w:hAnsi="Century" w:cs="Times New Roman" w:hint="eastAsia"/>
          <w:szCs w:val="20"/>
        </w:rPr>
        <w:t>当該事業では、顧客に対して宿泊サービスを提供しており、顧客が宿泊を行った時点で収益を認識</w:t>
      </w:r>
      <w:r w:rsidR="001D4CB8" w:rsidRPr="00CC096A">
        <w:rPr>
          <w:rFonts w:ascii="Century" w:eastAsia="ＭＳ 明朝" w:hAnsi="Century" w:cs="Times New Roman" w:hint="eastAsia"/>
          <w:szCs w:val="20"/>
        </w:rPr>
        <w:t>しております。</w:t>
      </w:r>
    </w:p>
    <w:p w14:paraId="76F9646F" w14:textId="77777777" w:rsidR="00D54599" w:rsidRDefault="00D54599" w:rsidP="00D54599">
      <w:pPr>
        <w:rPr>
          <w:rFonts w:ascii="Century" w:eastAsia="ＭＳ 明朝" w:hAnsi="Century" w:cs="Times New Roman"/>
          <w:szCs w:val="20"/>
        </w:rPr>
      </w:pPr>
    </w:p>
    <w:p w14:paraId="07AC2DDD" w14:textId="77777777" w:rsidR="00D634D0" w:rsidRPr="00D54599" w:rsidRDefault="00D634D0" w:rsidP="00D54599">
      <w:pPr>
        <w:rPr>
          <w:rFonts w:ascii="Century" w:eastAsia="ＭＳ 明朝" w:hAnsi="Century" w:cs="Times New Roman"/>
          <w:szCs w:val="20"/>
        </w:rPr>
      </w:pPr>
    </w:p>
    <w:p w14:paraId="588EF2B4" w14:textId="4B3B44F9" w:rsidR="00D54599" w:rsidRPr="00D54599" w:rsidRDefault="00D54599" w:rsidP="00D54599">
      <w:pPr>
        <w:rPr>
          <w:rFonts w:ascii="Century" w:eastAsia="ＭＳ 明朝" w:hAnsi="Century" w:cs="Times New Roman"/>
          <w:szCs w:val="20"/>
        </w:rPr>
      </w:pPr>
      <w:r w:rsidRPr="00D54599">
        <w:rPr>
          <w:rFonts w:ascii="Century" w:eastAsia="ＭＳ 明朝" w:hAnsi="Century" w:cs="Times New Roman" w:hint="eastAsia"/>
          <w:szCs w:val="20"/>
        </w:rPr>
        <w:t>貸借対照表</w:t>
      </w:r>
      <w:r w:rsidR="00A86037">
        <w:rPr>
          <w:rFonts w:ascii="Century" w:eastAsia="ＭＳ 明朝" w:hAnsi="Century" w:cs="Times New Roman" w:hint="eastAsia"/>
          <w:szCs w:val="20"/>
        </w:rPr>
        <w:t>に関する</w:t>
      </w:r>
      <w:r w:rsidRPr="00D54599">
        <w:rPr>
          <w:rFonts w:ascii="Century" w:eastAsia="ＭＳ 明朝" w:hAnsi="Century" w:cs="Times New Roman" w:hint="eastAsia"/>
          <w:szCs w:val="20"/>
        </w:rPr>
        <w:t>注記</w:t>
      </w:r>
    </w:p>
    <w:p w14:paraId="7F01D14F" w14:textId="03DF912B" w:rsidR="00D54599" w:rsidRDefault="00D54599" w:rsidP="008D68C1">
      <w:pPr>
        <w:ind w:firstLineChars="200" w:firstLine="420"/>
        <w:rPr>
          <w:rFonts w:ascii="Century" w:eastAsia="ＭＳ 明朝" w:hAnsi="Century" w:cs="Times New Roman"/>
          <w:szCs w:val="20"/>
        </w:rPr>
      </w:pPr>
      <w:r w:rsidRPr="00D54599">
        <w:rPr>
          <w:rFonts w:ascii="Century" w:eastAsia="ＭＳ 明朝" w:hAnsi="Century" w:cs="Times New Roman" w:hint="eastAsia"/>
          <w:szCs w:val="20"/>
        </w:rPr>
        <w:t>１．担保に供している資産</w:t>
      </w:r>
      <w:r w:rsidR="008D68C1">
        <w:rPr>
          <w:rFonts w:ascii="Century" w:eastAsia="ＭＳ 明朝" w:hAnsi="Century" w:cs="Times New Roman" w:hint="eastAsia"/>
          <w:szCs w:val="20"/>
        </w:rPr>
        <w:t>及び担保に係る債務</w:t>
      </w:r>
    </w:p>
    <w:p w14:paraId="32D0E32E" w14:textId="4FA94F82" w:rsidR="008D68C1" w:rsidRPr="008F4CB5" w:rsidDel="004B6360" w:rsidRDefault="008D68C1" w:rsidP="008D68C1">
      <w:pPr>
        <w:ind w:firstLineChars="200" w:firstLine="420"/>
        <w:rPr>
          <w:del w:id="3" w:author="jumpei.miyoshi@acctim.co.jp" w:date="2026-03-10T11:05:00Z" w16du:dateUtc="2026-03-10T02:05:00Z"/>
          <w:rFonts w:ascii="Century" w:eastAsia="ＭＳ 明朝" w:hAnsi="Century" w:cs="Times New Roman"/>
          <w:szCs w:val="20"/>
          <w:highlight w:val="yellow"/>
          <w:rPrChange w:id="4" w:author="jumpei.miyoshi@acctim.co.jp" w:date="2026-03-11T14:35:00Z" w16du:dateUtc="2026-03-11T05:35:00Z">
            <w:rPr>
              <w:del w:id="5" w:author="jumpei.miyoshi@acctim.co.jp" w:date="2026-03-10T11:05:00Z" w16du:dateUtc="2026-03-10T02:05:00Z"/>
              <w:rFonts w:ascii="Century" w:eastAsia="ＭＳ 明朝" w:hAnsi="Century" w:cs="Times New Roman"/>
              <w:szCs w:val="20"/>
            </w:rPr>
          </w:rPrChange>
        </w:rPr>
      </w:pPr>
      <w:r>
        <w:rPr>
          <w:rFonts w:ascii="Century" w:eastAsia="ＭＳ 明朝" w:hAnsi="Century" w:cs="Times New Roman" w:hint="eastAsia"/>
          <w:szCs w:val="20"/>
        </w:rPr>
        <w:t xml:space="preserve">　</w:t>
      </w:r>
      <w:r w:rsidRPr="008F4CB5">
        <w:rPr>
          <w:rFonts w:ascii="Century" w:eastAsia="ＭＳ 明朝" w:hAnsi="Century" w:cs="Times New Roman" w:hint="eastAsia"/>
          <w:szCs w:val="20"/>
          <w:highlight w:val="yellow"/>
          <w:rPrChange w:id="6" w:author="jumpei.miyoshi@acctim.co.jp" w:date="2026-03-11T14:35:00Z" w16du:dateUtc="2026-03-11T05:35:00Z">
            <w:rPr>
              <w:rFonts w:ascii="Century" w:eastAsia="ＭＳ 明朝" w:hAnsi="Century" w:cs="Times New Roman" w:hint="eastAsia"/>
              <w:szCs w:val="20"/>
            </w:rPr>
          </w:rPrChange>
        </w:rPr>
        <w:t>（１）担保に供している資産</w:t>
      </w:r>
    </w:p>
    <w:p w14:paraId="035806A7" w14:textId="4DD77A3C" w:rsidR="00480EC1" w:rsidRPr="008F4CB5" w:rsidRDefault="00D54599">
      <w:pPr>
        <w:ind w:firstLineChars="200" w:firstLine="420"/>
        <w:rPr>
          <w:rFonts w:ascii="ＭＳ 明朝" w:eastAsia="ＭＳ 明朝" w:hAnsi="ＭＳ 明朝" w:cs="Times New Roman"/>
          <w:szCs w:val="20"/>
          <w:highlight w:val="yellow"/>
          <w:rPrChange w:id="7" w:author="jumpei.miyoshi@acctim.co.jp" w:date="2026-03-11T14:35:00Z" w16du:dateUtc="2026-03-11T05:35:00Z">
            <w:rPr>
              <w:rFonts w:ascii="ＭＳ 明朝" w:eastAsia="ＭＳ 明朝" w:hAnsi="ＭＳ 明朝" w:cs="Times New Roman"/>
              <w:szCs w:val="20"/>
            </w:rPr>
          </w:rPrChange>
        </w:rPr>
        <w:pPrChange w:id="8" w:author="jumpei.miyoshi@acctim.co.jp" w:date="2026-03-10T11:05:00Z" w16du:dateUtc="2026-03-10T02:05:00Z">
          <w:pPr>
            <w:jc w:val="left"/>
          </w:pPr>
        </w:pPrChange>
      </w:pPr>
      <w:del w:id="9" w:author="jumpei.miyoshi@acctim.co.jp" w:date="2026-03-10T11:05:00Z" w16du:dateUtc="2026-03-10T02:05:00Z">
        <w:r w:rsidRPr="008F4CB5" w:rsidDel="004B6360">
          <w:rPr>
            <w:rFonts w:ascii="Century" w:eastAsia="ＭＳ 明朝" w:hAnsi="Century" w:cs="Times New Roman" w:hint="eastAsia"/>
            <w:szCs w:val="20"/>
            <w:highlight w:val="yellow"/>
            <w:rPrChange w:id="10" w:author="jumpei.miyoshi@acctim.co.jp" w:date="2026-03-11T14:35:00Z" w16du:dateUtc="2026-03-11T05:35:00Z">
              <w:rPr>
                <w:rFonts w:ascii="Century" w:eastAsia="ＭＳ 明朝" w:hAnsi="Century" w:cs="Times New Roman" w:hint="eastAsia"/>
                <w:szCs w:val="20"/>
              </w:rPr>
            </w:rPrChange>
          </w:rPr>
          <w:delText xml:space="preserve">　　　</w:delText>
        </w:r>
        <w:r w:rsidR="008D68C1" w:rsidRPr="008F4CB5" w:rsidDel="004B6360">
          <w:rPr>
            <w:rFonts w:ascii="Century" w:eastAsia="ＭＳ 明朝" w:hAnsi="Century" w:cs="Times New Roman" w:hint="eastAsia"/>
            <w:szCs w:val="20"/>
            <w:highlight w:val="yellow"/>
            <w:rPrChange w:id="11" w:author="jumpei.miyoshi@acctim.co.jp" w:date="2026-03-11T14:35:00Z" w16du:dateUtc="2026-03-11T05:35:00Z">
              <w:rPr>
                <w:rFonts w:ascii="Century" w:eastAsia="ＭＳ 明朝" w:hAnsi="Century" w:cs="Times New Roman" w:hint="eastAsia"/>
                <w:szCs w:val="20"/>
              </w:rPr>
            </w:rPrChange>
          </w:rPr>
          <w:delText xml:space="preserve">　　</w:delText>
        </w:r>
        <w:r w:rsidRPr="008F4CB5" w:rsidDel="004B6360">
          <w:rPr>
            <w:rFonts w:ascii="Century" w:eastAsia="ＭＳ 明朝" w:hAnsi="Century" w:cs="Times New Roman" w:hint="eastAsia"/>
            <w:szCs w:val="20"/>
            <w:highlight w:val="yellow"/>
            <w:rPrChange w:id="12" w:author="jumpei.miyoshi@acctim.co.jp" w:date="2026-03-11T14:35:00Z" w16du:dateUtc="2026-03-11T05:35:00Z">
              <w:rPr>
                <w:rFonts w:ascii="Century" w:eastAsia="ＭＳ 明朝" w:hAnsi="Century" w:cs="Times New Roman" w:hint="eastAsia"/>
                <w:szCs w:val="20"/>
              </w:rPr>
            </w:rPrChange>
          </w:rPr>
          <w:delText xml:space="preserve">　</w:delText>
        </w:r>
      </w:del>
      <w:del w:id="13" w:author="jumpei.miyoshi@acctim.co.jp" w:date="2026-03-10T11:04:00Z" w16du:dateUtc="2026-03-10T02:04:00Z">
        <w:r w:rsidR="00480EC1" w:rsidRPr="008F4CB5" w:rsidDel="005D5E91">
          <w:rPr>
            <w:rFonts w:ascii="ＭＳ 明朝" w:eastAsia="ＭＳ 明朝" w:hAnsi="ＭＳ 明朝" w:cs="Times New Roman" w:hint="eastAsia"/>
            <w:kern w:val="0"/>
            <w:szCs w:val="20"/>
            <w:highlight w:val="yellow"/>
            <w:fitText w:val="1260" w:id="-1012165888"/>
            <w:rPrChange w:id="14" w:author="jumpei.miyoshi@acctim.co.jp" w:date="2026-03-11T14:35:00Z" w16du:dateUtc="2026-03-11T05:35:00Z">
              <w:rPr>
                <w:rFonts w:ascii="ＭＳ 明朝" w:eastAsia="ＭＳ 明朝" w:hAnsi="ＭＳ 明朝" w:cs="Times New Roman" w:hint="eastAsia"/>
                <w:szCs w:val="20"/>
              </w:rPr>
            </w:rPrChange>
          </w:rPr>
          <w:delText>現金及び預金</w:delText>
        </w:r>
        <w:r w:rsidR="00480EC1" w:rsidRPr="008F4CB5" w:rsidDel="005D5E91">
          <w:rPr>
            <w:rFonts w:ascii="ＭＳ 明朝" w:eastAsia="ＭＳ 明朝" w:hAnsi="ＭＳ 明朝" w:cs="Times New Roman" w:hint="eastAsia"/>
            <w:szCs w:val="20"/>
            <w:highlight w:val="yellow"/>
            <w:rPrChange w:id="15" w:author="jumpei.miyoshi@acctim.co.jp" w:date="2026-03-11T14:35:00Z" w16du:dateUtc="2026-03-11T05:35:00Z">
              <w:rPr>
                <w:rFonts w:ascii="ＭＳ 明朝" w:eastAsia="ＭＳ 明朝" w:hAnsi="ＭＳ 明朝" w:cs="Times New Roman" w:hint="eastAsia"/>
                <w:szCs w:val="20"/>
              </w:rPr>
            </w:rPrChange>
          </w:rPr>
          <w:delText xml:space="preserve">　　　　　　　　　　　　　　</w:delText>
        </w:r>
        <w:r w:rsidR="00480EC1" w:rsidRPr="008F4CB5" w:rsidDel="005D5E91">
          <w:rPr>
            <w:rFonts w:ascii="ＭＳ 明朝" w:eastAsia="ＭＳ 明朝" w:hAnsi="ＭＳ 明朝" w:cs="Times New Roman"/>
            <w:szCs w:val="20"/>
            <w:highlight w:val="yellow"/>
            <w:rPrChange w:id="16" w:author="jumpei.miyoshi@acctim.co.jp" w:date="2026-03-11T14:35:00Z" w16du:dateUtc="2026-03-11T05:35:00Z">
              <w:rPr>
                <w:rFonts w:ascii="ＭＳ 明朝" w:eastAsia="ＭＳ 明朝" w:hAnsi="ＭＳ 明朝" w:cs="Times New Roman"/>
                <w:szCs w:val="20"/>
              </w:rPr>
            </w:rPrChange>
          </w:rPr>
          <w:delText xml:space="preserve">  </w:delText>
        </w:r>
        <w:r w:rsidR="00CD59A6" w:rsidRPr="008F4CB5" w:rsidDel="005D5E91">
          <w:rPr>
            <w:rFonts w:ascii="ＭＳ 明朝" w:eastAsia="ＭＳ 明朝" w:hAnsi="ＭＳ 明朝" w:cs="Times New Roman"/>
            <w:szCs w:val="20"/>
            <w:highlight w:val="yellow"/>
            <w:rPrChange w:id="17" w:author="jumpei.miyoshi@acctim.co.jp" w:date="2026-03-11T14:35:00Z" w16du:dateUtc="2026-03-11T05:35:00Z">
              <w:rPr>
                <w:rFonts w:ascii="ＭＳ 明朝" w:eastAsia="ＭＳ 明朝" w:hAnsi="ＭＳ 明朝" w:cs="Times New Roman"/>
                <w:szCs w:val="20"/>
              </w:rPr>
            </w:rPrChange>
          </w:rPr>
          <w:delText>44,106</w:delText>
        </w:r>
        <w:r w:rsidR="00480EC1" w:rsidRPr="008F4CB5" w:rsidDel="005D5E91">
          <w:rPr>
            <w:rFonts w:ascii="ＭＳ 明朝" w:eastAsia="ＭＳ 明朝" w:hAnsi="ＭＳ 明朝" w:cs="Times New Roman" w:hint="eastAsia"/>
            <w:szCs w:val="20"/>
            <w:highlight w:val="yellow"/>
            <w:rPrChange w:id="18" w:author="jumpei.miyoshi@acctim.co.jp" w:date="2026-03-11T14:35:00Z" w16du:dateUtc="2026-03-11T05:35:00Z">
              <w:rPr>
                <w:rFonts w:ascii="ＭＳ 明朝" w:eastAsia="ＭＳ 明朝" w:hAnsi="ＭＳ 明朝" w:cs="Times New Roman" w:hint="eastAsia"/>
                <w:szCs w:val="20"/>
              </w:rPr>
            </w:rPrChange>
          </w:rPr>
          <w:delText>千円</w:delText>
        </w:r>
      </w:del>
    </w:p>
    <w:p w14:paraId="6303F2C8" w14:textId="3D2431DE" w:rsidR="00480EC1" w:rsidRPr="008F4CB5" w:rsidRDefault="00480EC1" w:rsidP="00480EC1">
      <w:pPr>
        <w:rPr>
          <w:rFonts w:ascii="ＭＳ 明朝" w:eastAsia="ＭＳ 明朝" w:hAnsi="ＭＳ 明朝" w:cs="Times New Roman"/>
          <w:szCs w:val="20"/>
          <w:highlight w:val="yellow"/>
          <w:rPrChange w:id="19" w:author="jumpei.miyoshi@acctim.co.jp" w:date="2026-03-11T14:35:00Z" w16du:dateUtc="2026-03-11T05:35:00Z">
            <w:rPr>
              <w:rFonts w:ascii="ＭＳ 明朝" w:eastAsia="ＭＳ 明朝" w:hAnsi="ＭＳ 明朝" w:cs="Times New Roman"/>
              <w:szCs w:val="20"/>
            </w:rPr>
          </w:rPrChange>
        </w:rPr>
      </w:pPr>
      <w:r w:rsidRPr="008F4CB5">
        <w:rPr>
          <w:rFonts w:ascii="ＭＳ 明朝" w:eastAsia="ＭＳ 明朝" w:hAnsi="ＭＳ 明朝" w:cs="Times New Roman" w:hint="eastAsia"/>
          <w:szCs w:val="20"/>
          <w:highlight w:val="yellow"/>
          <w:rPrChange w:id="20" w:author="jumpei.miyoshi@acctim.co.jp" w:date="2026-03-11T14:35:00Z" w16du:dateUtc="2026-03-11T05:35:00Z">
            <w:rPr>
              <w:rFonts w:ascii="ＭＳ 明朝" w:eastAsia="ＭＳ 明朝" w:hAnsi="ＭＳ 明朝" w:cs="Times New Roman" w:hint="eastAsia"/>
              <w:szCs w:val="20"/>
            </w:rPr>
          </w:rPrChange>
        </w:rPr>
        <w:t xml:space="preserve">　　　　　　</w:t>
      </w:r>
      <w:r w:rsidRPr="008F4CB5">
        <w:rPr>
          <w:rFonts w:ascii="ＭＳ 明朝" w:eastAsia="ＭＳ 明朝" w:hAnsi="ＭＳ 明朝" w:cs="Times New Roman" w:hint="eastAsia"/>
          <w:spacing w:val="420"/>
          <w:kern w:val="0"/>
          <w:szCs w:val="20"/>
          <w:highlight w:val="yellow"/>
          <w:fitText w:val="1260" w:id="-1012165887"/>
          <w:rPrChange w:id="21" w:author="jumpei.miyoshi@acctim.co.jp" w:date="2026-03-11T14:35:00Z" w16du:dateUtc="2026-03-11T05:35:00Z">
            <w:rPr>
              <w:rFonts w:ascii="ＭＳ 明朝" w:eastAsia="ＭＳ 明朝" w:hAnsi="ＭＳ 明朝" w:cs="Times New Roman" w:hint="eastAsia"/>
              <w:spacing w:val="420"/>
              <w:szCs w:val="20"/>
            </w:rPr>
          </w:rPrChange>
        </w:rPr>
        <w:t>商</w:t>
      </w:r>
      <w:r w:rsidRPr="008F4CB5">
        <w:rPr>
          <w:rFonts w:ascii="ＭＳ 明朝" w:eastAsia="ＭＳ 明朝" w:hAnsi="ＭＳ 明朝" w:cs="Times New Roman" w:hint="eastAsia"/>
          <w:kern w:val="0"/>
          <w:szCs w:val="20"/>
          <w:highlight w:val="yellow"/>
          <w:fitText w:val="1260" w:id="-1012165887"/>
          <w:rPrChange w:id="22" w:author="jumpei.miyoshi@acctim.co.jp" w:date="2026-03-11T14:35:00Z" w16du:dateUtc="2026-03-11T05:35:00Z">
            <w:rPr>
              <w:rFonts w:ascii="ＭＳ 明朝" w:eastAsia="ＭＳ 明朝" w:hAnsi="ＭＳ 明朝" w:cs="Times New Roman" w:hint="eastAsia"/>
              <w:szCs w:val="20"/>
            </w:rPr>
          </w:rPrChange>
        </w:rPr>
        <w:t>品</w:t>
      </w:r>
      <w:r w:rsidRPr="008F4CB5">
        <w:rPr>
          <w:rFonts w:ascii="ＭＳ 明朝" w:eastAsia="ＭＳ 明朝" w:hAnsi="ＭＳ 明朝" w:cs="Times New Roman" w:hint="eastAsia"/>
          <w:szCs w:val="20"/>
          <w:highlight w:val="yellow"/>
          <w:rPrChange w:id="23" w:author="jumpei.miyoshi@acctim.co.jp" w:date="2026-03-11T14:35:00Z" w16du:dateUtc="2026-03-11T05:35:00Z">
            <w:rPr>
              <w:rFonts w:ascii="ＭＳ 明朝" w:eastAsia="ＭＳ 明朝" w:hAnsi="ＭＳ 明朝" w:cs="Times New Roman" w:hint="eastAsia"/>
              <w:szCs w:val="20"/>
            </w:rPr>
          </w:rPrChange>
        </w:rPr>
        <w:t xml:space="preserve">　　　　　　　　　　　　　</w:t>
      </w:r>
      <w:r w:rsidR="00A43CBA" w:rsidRPr="008F4CB5">
        <w:rPr>
          <w:rFonts w:ascii="ＭＳ 明朝" w:eastAsia="ＭＳ 明朝" w:hAnsi="ＭＳ 明朝" w:cs="Times New Roman"/>
          <w:szCs w:val="20"/>
          <w:highlight w:val="yellow"/>
          <w:rPrChange w:id="24" w:author="jumpei.miyoshi@acctim.co.jp" w:date="2026-03-11T14:35:00Z" w16du:dateUtc="2026-03-11T05:35:00Z">
            <w:rPr>
              <w:rFonts w:ascii="ＭＳ 明朝" w:eastAsia="ＭＳ 明朝" w:hAnsi="ＭＳ 明朝" w:cs="Times New Roman"/>
              <w:szCs w:val="20"/>
            </w:rPr>
          </w:rPrChange>
        </w:rPr>
        <w:t>2</w:t>
      </w:r>
      <w:del w:id="25" w:author="jumpei.miyoshi@acctim.co.jp" w:date="2026-03-10T11:05:00Z" w16du:dateUtc="2026-03-10T02:05:00Z">
        <w:r w:rsidR="00A43CBA" w:rsidRPr="008F4CB5" w:rsidDel="004B6360">
          <w:rPr>
            <w:rFonts w:ascii="ＭＳ 明朝" w:eastAsia="ＭＳ 明朝" w:hAnsi="ＭＳ 明朝" w:cs="Times New Roman"/>
            <w:szCs w:val="20"/>
            <w:highlight w:val="yellow"/>
            <w:rPrChange w:id="26" w:author="jumpei.miyoshi@acctim.co.jp" w:date="2026-03-11T14:35:00Z" w16du:dateUtc="2026-03-11T05:35:00Z">
              <w:rPr>
                <w:rFonts w:ascii="ＭＳ 明朝" w:eastAsia="ＭＳ 明朝" w:hAnsi="ＭＳ 明朝" w:cs="Times New Roman"/>
                <w:szCs w:val="20"/>
              </w:rPr>
            </w:rPrChange>
          </w:rPr>
          <w:delText>1,602,782</w:delText>
        </w:r>
      </w:del>
      <w:ins w:id="27" w:author="jumpei.miyoshi@acctim.co.jp" w:date="2026-03-10T11:05:00Z" w16du:dateUtc="2026-03-10T02:05:00Z">
        <w:r w:rsidR="004B6360" w:rsidRPr="008F4CB5">
          <w:rPr>
            <w:rFonts w:ascii="ＭＳ 明朝" w:eastAsia="ＭＳ 明朝" w:hAnsi="ＭＳ 明朝" w:cs="Times New Roman"/>
            <w:szCs w:val="20"/>
            <w:highlight w:val="yellow"/>
            <w:rPrChange w:id="28" w:author="jumpei.miyoshi@acctim.co.jp" w:date="2026-03-11T14:35:00Z" w16du:dateUtc="2026-03-11T05:35:00Z">
              <w:rPr>
                <w:rFonts w:ascii="ＭＳ 明朝" w:eastAsia="ＭＳ 明朝" w:hAnsi="ＭＳ 明朝" w:cs="Times New Roman"/>
                <w:szCs w:val="20"/>
              </w:rPr>
            </w:rPrChange>
          </w:rPr>
          <w:t>5,316,197</w:t>
        </w:r>
      </w:ins>
      <w:r w:rsidRPr="008F4CB5">
        <w:rPr>
          <w:rFonts w:ascii="ＭＳ 明朝" w:eastAsia="ＭＳ 明朝" w:hAnsi="ＭＳ 明朝" w:cs="Times New Roman" w:hint="eastAsia"/>
          <w:szCs w:val="20"/>
          <w:highlight w:val="yellow"/>
          <w:rPrChange w:id="29" w:author="jumpei.miyoshi@acctim.co.jp" w:date="2026-03-11T14:35:00Z" w16du:dateUtc="2026-03-11T05:35:00Z">
            <w:rPr>
              <w:rFonts w:ascii="ＭＳ 明朝" w:eastAsia="ＭＳ 明朝" w:hAnsi="ＭＳ 明朝" w:cs="Times New Roman" w:hint="eastAsia"/>
              <w:szCs w:val="20"/>
            </w:rPr>
          </w:rPrChange>
        </w:rPr>
        <w:t>千円</w:t>
      </w:r>
    </w:p>
    <w:p w14:paraId="2985D2C0" w14:textId="6A5B27A3" w:rsidR="00480EC1" w:rsidRPr="008F4CB5" w:rsidRDefault="00480EC1" w:rsidP="00480EC1">
      <w:pPr>
        <w:rPr>
          <w:rFonts w:ascii="ＭＳ 明朝" w:eastAsia="ＭＳ 明朝" w:hAnsi="ＭＳ 明朝" w:cs="Times New Roman"/>
          <w:szCs w:val="20"/>
          <w:highlight w:val="yellow"/>
          <w:rPrChange w:id="30" w:author="jumpei.miyoshi@acctim.co.jp" w:date="2026-03-11T14:35:00Z" w16du:dateUtc="2026-03-11T05:35:00Z">
            <w:rPr>
              <w:rFonts w:ascii="ＭＳ 明朝" w:eastAsia="ＭＳ 明朝" w:hAnsi="ＭＳ 明朝" w:cs="Times New Roman"/>
              <w:szCs w:val="20"/>
            </w:rPr>
          </w:rPrChange>
        </w:rPr>
      </w:pPr>
      <w:r w:rsidRPr="008F4CB5">
        <w:rPr>
          <w:rFonts w:ascii="ＭＳ 明朝" w:eastAsia="ＭＳ 明朝" w:hAnsi="ＭＳ 明朝" w:cs="Times New Roman" w:hint="eastAsia"/>
          <w:szCs w:val="20"/>
          <w:highlight w:val="yellow"/>
          <w:rPrChange w:id="31" w:author="jumpei.miyoshi@acctim.co.jp" w:date="2026-03-11T14:35:00Z" w16du:dateUtc="2026-03-11T05:35:00Z">
            <w:rPr>
              <w:rFonts w:ascii="ＭＳ 明朝" w:eastAsia="ＭＳ 明朝" w:hAnsi="ＭＳ 明朝" w:cs="Times New Roman" w:hint="eastAsia"/>
              <w:szCs w:val="20"/>
            </w:rPr>
          </w:rPrChange>
        </w:rPr>
        <w:t xml:space="preserve">　　　　　　</w:t>
      </w:r>
      <w:r w:rsidRPr="008F4CB5">
        <w:rPr>
          <w:rFonts w:ascii="ＭＳ 明朝" w:eastAsia="ＭＳ 明朝" w:hAnsi="ＭＳ 明朝" w:cs="Times New Roman" w:hint="eastAsia"/>
          <w:spacing w:val="157"/>
          <w:kern w:val="0"/>
          <w:szCs w:val="20"/>
          <w:highlight w:val="yellow"/>
          <w:fitText w:val="1260" w:id="-1012165886"/>
          <w:rPrChange w:id="32" w:author="jumpei.miyoshi@acctim.co.jp" w:date="2026-03-11T14:35:00Z" w16du:dateUtc="2026-03-11T05:35:00Z">
            <w:rPr>
              <w:rFonts w:ascii="ＭＳ 明朝" w:eastAsia="ＭＳ 明朝" w:hAnsi="ＭＳ 明朝" w:cs="Times New Roman" w:hint="eastAsia"/>
              <w:spacing w:val="157"/>
              <w:kern w:val="0"/>
              <w:szCs w:val="20"/>
            </w:rPr>
          </w:rPrChange>
        </w:rPr>
        <w:t>仕掛</w:t>
      </w:r>
      <w:r w:rsidRPr="008F4CB5">
        <w:rPr>
          <w:rFonts w:ascii="ＭＳ 明朝" w:eastAsia="ＭＳ 明朝" w:hAnsi="ＭＳ 明朝" w:cs="Times New Roman" w:hint="eastAsia"/>
          <w:spacing w:val="1"/>
          <w:kern w:val="0"/>
          <w:szCs w:val="20"/>
          <w:highlight w:val="yellow"/>
          <w:fitText w:val="1260" w:id="-1012165886"/>
          <w:rPrChange w:id="33" w:author="jumpei.miyoshi@acctim.co.jp" w:date="2026-03-11T14:35:00Z" w16du:dateUtc="2026-03-11T05:35:00Z">
            <w:rPr>
              <w:rFonts w:ascii="ＭＳ 明朝" w:eastAsia="ＭＳ 明朝" w:hAnsi="ＭＳ 明朝" w:cs="Times New Roman" w:hint="eastAsia"/>
              <w:spacing w:val="1"/>
              <w:kern w:val="0"/>
              <w:szCs w:val="20"/>
            </w:rPr>
          </w:rPrChange>
        </w:rPr>
        <w:t>品</w:t>
      </w:r>
      <w:r w:rsidRPr="008F4CB5">
        <w:rPr>
          <w:rFonts w:ascii="ＭＳ 明朝" w:eastAsia="ＭＳ 明朝" w:hAnsi="ＭＳ 明朝" w:cs="Times New Roman" w:hint="eastAsia"/>
          <w:szCs w:val="20"/>
          <w:highlight w:val="yellow"/>
          <w:rPrChange w:id="34" w:author="jumpei.miyoshi@acctim.co.jp" w:date="2026-03-11T14:35:00Z" w16du:dateUtc="2026-03-11T05:35:00Z">
            <w:rPr>
              <w:rFonts w:ascii="ＭＳ 明朝" w:eastAsia="ＭＳ 明朝" w:hAnsi="ＭＳ 明朝" w:cs="Times New Roman" w:hint="eastAsia"/>
              <w:szCs w:val="20"/>
            </w:rPr>
          </w:rPrChange>
        </w:rPr>
        <w:t xml:space="preserve">　　　　　　　　　　　　　</w:t>
      </w:r>
      <w:r w:rsidRPr="008F4CB5">
        <w:rPr>
          <w:rFonts w:ascii="ＭＳ 明朝" w:eastAsia="ＭＳ 明朝" w:hAnsi="ＭＳ 明朝" w:cs="Times New Roman"/>
          <w:szCs w:val="20"/>
          <w:highlight w:val="yellow"/>
          <w:rPrChange w:id="35" w:author="jumpei.miyoshi@acctim.co.jp" w:date="2026-03-11T14:35:00Z" w16du:dateUtc="2026-03-11T05:35:00Z">
            <w:rPr>
              <w:rFonts w:ascii="ＭＳ 明朝" w:eastAsia="ＭＳ 明朝" w:hAnsi="ＭＳ 明朝" w:cs="Times New Roman"/>
              <w:szCs w:val="20"/>
            </w:rPr>
          </w:rPrChange>
        </w:rPr>
        <w:t xml:space="preserve"> </w:t>
      </w:r>
      <w:del w:id="36" w:author="jumpei.miyoshi@acctim.co.jp" w:date="2026-03-10T11:05:00Z" w16du:dateUtc="2026-03-10T02:05:00Z">
        <w:r w:rsidR="00A43CBA" w:rsidRPr="008F4CB5" w:rsidDel="004B6360">
          <w:rPr>
            <w:rFonts w:ascii="ＭＳ 明朝" w:eastAsia="ＭＳ 明朝" w:hAnsi="ＭＳ 明朝" w:cs="Times New Roman"/>
            <w:szCs w:val="20"/>
            <w:highlight w:val="yellow"/>
            <w:rPrChange w:id="37" w:author="jumpei.miyoshi@acctim.co.jp" w:date="2026-03-11T14:35:00Z" w16du:dateUtc="2026-03-11T05:35:00Z">
              <w:rPr>
                <w:rFonts w:ascii="ＭＳ 明朝" w:eastAsia="ＭＳ 明朝" w:hAnsi="ＭＳ 明朝" w:cs="Times New Roman"/>
                <w:szCs w:val="20"/>
              </w:rPr>
            </w:rPrChange>
          </w:rPr>
          <w:delText>3,702,740</w:delText>
        </w:r>
      </w:del>
      <w:ins w:id="38" w:author="jumpei.miyoshi@acctim.co.jp" w:date="2026-03-10T11:05:00Z" w16du:dateUtc="2026-03-10T02:05:00Z">
        <w:r w:rsidR="004B6360" w:rsidRPr="008F4CB5">
          <w:rPr>
            <w:rFonts w:ascii="ＭＳ 明朝" w:eastAsia="ＭＳ 明朝" w:hAnsi="ＭＳ 明朝" w:cs="Times New Roman"/>
            <w:szCs w:val="20"/>
            <w:highlight w:val="yellow"/>
            <w:rPrChange w:id="39" w:author="jumpei.miyoshi@acctim.co.jp" w:date="2026-03-11T14:35:00Z" w16du:dateUtc="2026-03-11T05:35:00Z">
              <w:rPr>
                <w:rFonts w:ascii="ＭＳ 明朝" w:eastAsia="ＭＳ 明朝" w:hAnsi="ＭＳ 明朝" w:cs="Times New Roman"/>
                <w:szCs w:val="20"/>
              </w:rPr>
            </w:rPrChange>
          </w:rPr>
          <w:t>8,048,215</w:t>
        </w:r>
      </w:ins>
      <w:r w:rsidRPr="008F4CB5">
        <w:rPr>
          <w:rFonts w:ascii="ＭＳ 明朝" w:eastAsia="ＭＳ 明朝" w:hAnsi="ＭＳ 明朝" w:cs="Times New Roman" w:hint="eastAsia"/>
          <w:szCs w:val="20"/>
          <w:highlight w:val="yellow"/>
          <w:rPrChange w:id="40" w:author="jumpei.miyoshi@acctim.co.jp" w:date="2026-03-11T14:35:00Z" w16du:dateUtc="2026-03-11T05:35:00Z">
            <w:rPr>
              <w:rFonts w:ascii="ＭＳ 明朝" w:eastAsia="ＭＳ 明朝" w:hAnsi="ＭＳ 明朝" w:cs="Times New Roman" w:hint="eastAsia"/>
              <w:szCs w:val="20"/>
            </w:rPr>
          </w:rPrChange>
        </w:rPr>
        <w:t>千円</w:t>
      </w:r>
    </w:p>
    <w:p w14:paraId="0DF2DF67" w14:textId="7FF46862" w:rsidR="00480EC1" w:rsidRPr="008F4CB5" w:rsidRDefault="00480EC1" w:rsidP="00480EC1">
      <w:pPr>
        <w:rPr>
          <w:rFonts w:ascii="ＭＳ 明朝" w:eastAsia="ＭＳ 明朝" w:hAnsi="ＭＳ 明朝" w:cs="Times New Roman"/>
          <w:szCs w:val="20"/>
          <w:highlight w:val="yellow"/>
          <w:rPrChange w:id="41" w:author="jumpei.miyoshi@acctim.co.jp" w:date="2026-03-11T14:35:00Z" w16du:dateUtc="2026-03-11T05:35:00Z">
            <w:rPr>
              <w:rFonts w:ascii="ＭＳ 明朝" w:eastAsia="ＭＳ 明朝" w:hAnsi="ＭＳ 明朝" w:cs="Times New Roman"/>
              <w:szCs w:val="20"/>
            </w:rPr>
          </w:rPrChange>
        </w:rPr>
      </w:pPr>
      <w:r w:rsidRPr="008F4CB5">
        <w:rPr>
          <w:rFonts w:ascii="ＭＳ 明朝" w:eastAsia="ＭＳ 明朝" w:hAnsi="ＭＳ 明朝" w:cs="Times New Roman" w:hint="eastAsia"/>
          <w:szCs w:val="20"/>
          <w:highlight w:val="yellow"/>
          <w:rPrChange w:id="42" w:author="jumpei.miyoshi@acctim.co.jp" w:date="2026-03-11T14:35:00Z" w16du:dateUtc="2026-03-11T05:35:00Z">
            <w:rPr>
              <w:rFonts w:ascii="ＭＳ 明朝" w:eastAsia="ＭＳ 明朝" w:hAnsi="ＭＳ 明朝" w:cs="Times New Roman" w:hint="eastAsia"/>
              <w:szCs w:val="20"/>
            </w:rPr>
          </w:rPrChange>
        </w:rPr>
        <w:t xml:space="preserve">　　　　　　</w:t>
      </w:r>
      <w:r w:rsidRPr="008F4CB5">
        <w:rPr>
          <w:rFonts w:ascii="ＭＳ 明朝" w:eastAsia="ＭＳ 明朝" w:hAnsi="ＭＳ 明朝" w:cs="Times New Roman" w:hint="eastAsia"/>
          <w:spacing w:val="26"/>
          <w:szCs w:val="20"/>
          <w:highlight w:val="yellow"/>
          <w:fitText w:val="1260" w:id="-1012165885"/>
          <w:rPrChange w:id="43" w:author="jumpei.miyoshi@acctim.co.jp" w:date="2026-03-11T14:35:00Z" w16du:dateUtc="2026-03-11T05:35:00Z">
            <w:rPr>
              <w:rFonts w:ascii="ＭＳ 明朝" w:eastAsia="ＭＳ 明朝" w:hAnsi="ＭＳ 明朝" w:cs="Times New Roman" w:hint="eastAsia"/>
              <w:spacing w:val="26"/>
              <w:szCs w:val="20"/>
            </w:rPr>
          </w:rPrChange>
        </w:rPr>
        <w:t xml:space="preserve">建　　　</w:t>
      </w:r>
      <w:r w:rsidRPr="008F4CB5">
        <w:rPr>
          <w:rFonts w:ascii="ＭＳ 明朝" w:eastAsia="ＭＳ 明朝" w:hAnsi="ＭＳ 明朝" w:cs="Times New Roman" w:hint="eastAsia"/>
          <w:spacing w:val="1"/>
          <w:szCs w:val="20"/>
          <w:highlight w:val="yellow"/>
          <w:fitText w:val="1260" w:id="-1012165885"/>
          <w:rPrChange w:id="44" w:author="jumpei.miyoshi@acctim.co.jp" w:date="2026-03-11T14:35:00Z" w16du:dateUtc="2026-03-11T05:35:00Z">
            <w:rPr>
              <w:rFonts w:ascii="ＭＳ 明朝" w:eastAsia="ＭＳ 明朝" w:hAnsi="ＭＳ 明朝" w:cs="Times New Roman" w:hint="eastAsia"/>
              <w:spacing w:val="1"/>
              <w:szCs w:val="20"/>
            </w:rPr>
          </w:rPrChange>
        </w:rPr>
        <w:t>物</w:t>
      </w:r>
      <w:r w:rsidRPr="008F4CB5">
        <w:rPr>
          <w:rFonts w:ascii="ＭＳ 明朝" w:eastAsia="ＭＳ 明朝" w:hAnsi="ＭＳ 明朝" w:cs="Times New Roman" w:hint="eastAsia"/>
          <w:szCs w:val="20"/>
          <w:highlight w:val="yellow"/>
          <w:rPrChange w:id="45" w:author="jumpei.miyoshi@acctim.co.jp" w:date="2026-03-11T14:35:00Z" w16du:dateUtc="2026-03-11T05:35:00Z">
            <w:rPr>
              <w:rFonts w:ascii="ＭＳ 明朝" w:eastAsia="ＭＳ 明朝" w:hAnsi="ＭＳ 明朝" w:cs="Times New Roman" w:hint="eastAsia"/>
              <w:szCs w:val="20"/>
            </w:rPr>
          </w:rPrChange>
        </w:rPr>
        <w:t xml:space="preserve">　　　　　　　　　　　　　</w:t>
      </w:r>
      <w:r w:rsidRPr="008F4CB5">
        <w:rPr>
          <w:rFonts w:ascii="ＭＳ 明朝" w:eastAsia="ＭＳ 明朝" w:hAnsi="ＭＳ 明朝" w:cs="Times New Roman"/>
          <w:szCs w:val="20"/>
          <w:highlight w:val="yellow"/>
          <w:rPrChange w:id="46" w:author="jumpei.miyoshi@acctim.co.jp" w:date="2026-03-11T14:35:00Z" w16du:dateUtc="2026-03-11T05:35:00Z">
            <w:rPr>
              <w:rFonts w:ascii="ＭＳ 明朝" w:eastAsia="ＭＳ 明朝" w:hAnsi="ＭＳ 明朝" w:cs="Times New Roman"/>
              <w:szCs w:val="20"/>
            </w:rPr>
          </w:rPrChange>
        </w:rPr>
        <w:t xml:space="preserve"> </w:t>
      </w:r>
      <w:del w:id="47" w:author="jumpei.miyoshi@acctim.co.jp" w:date="2026-03-10T11:05:00Z" w16du:dateUtc="2026-03-10T02:05:00Z">
        <w:r w:rsidR="00A43CBA" w:rsidRPr="008F4CB5" w:rsidDel="004B6360">
          <w:rPr>
            <w:rFonts w:ascii="ＭＳ 明朝" w:eastAsia="ＭＳ 明朝" w:hAnsi="ＭＳ 明朝" w:cs="Times New Roman"/>
            <w:szCs w:val="20"/>
            <w:highlight w:val="yellow"/>
            <w:rPrChange w:id="48" w:author="jumpei.miyoshi@acctim.co.jp" w:date="2026-03-11T14:35:00Z" w16du:dateUtc="2026-03-11T05:35:00Z">
              <w:rPr>
                <w:rFonts w:ascii="ＭＳ 明朝" w:eastAsia="ＭＳ 明朝" w:hAnsi="ＭＳ 明朝" w:cs="Times New Roman"/>
                <w:szCs w:val="20"/>
              </w:rPr>
            </w:rPrChange>
          </w:rPr>
          <w:delText>3,310,421</w:delText>
        </w:r>
      </w:del>
      <w:ins w:id="49" w:author="jumpei.miyoshi@acctim.co.jp" w:date="2026-03-10T11:05:00Z" w16du:dateUtc="2026-03-10T02:05:00Z">
        <w:r w:rsidR="004B6360" w:rsidRPr="008F4CB5">
          <w:rPr>
            <w:rFonts w:ascii="ＭＳ 明朝" w:eastAsia="ＭＳ 明朝" w:hAnsi="ＭＳ 明朝" w:cs="Times New Roman"/>
            <w:szCs w:val="20"/>
            <w:highlight w:val="yellow"/>
            <w:rPrChange w:id="50" w:author="jumpei.miyoshi@acctim.co.jp" w:date="2026-03-11T14:35:00Z" w16du:dateUtc="2026-03-11T05:35:00Z">
              <w:rPr>
                <w:rFonts w:ascii="ＭＳ 明朝" w:eastAsia="ＭＳ 明朝" w:hAnsi="ＭＳ 明朝" w:cs="Times New Roman"/>
                <w:szCs w:val="20"/>
              </w:rPr>
            </w:rPrChange>
          </w:rPr>
          <w:t>3,725,354</w:t>
        </w:r>
      </w:ins>
      <w:r w:rsidRPr="008F4CB5">
        <w:rPr>
          <w:rFonts w:ascii="ＭＳ 明朝" w:eastAsia="ＭＳ 明朝" w:hAnsi="ＭＳ 明朝" w:cs="Times New Roman" w:hint="eastAsia"/>
          <w:szCs w:val="20"/>
          <w:highlight w:val="yellow"/>
          <w:rPrChange w:id="51" w:author="jumpei.miyoshi@acctim.co.jp" w:date="2026-03-11T14:35:00Z" w16du:dateUtc="2026-03-11T05:35:00Z">
            <w:rPr>
              <w:rFonts w:ascii="ＭＳ 明朝" w:eastAsia="ＭＳ 明朝" w:hAnsi="ＭＳ 明朝" w:cs="Times New Roman" w:hint="eastAsia"/>
              <w:szCs w:val="20"/>
            </w:rPr>
          </w:rPrChange>
        </w:rPr>
        <w:t>千円</w:t>
      </w:r>
    </w:p>
    <w:p w14:paraId="3971291E" w14:textId="4AA16DDE" w:rsidR="00480EC1" w:rsidRPr="008F4CB5" w:rsidRDefault="00480EC1" w:rsidP="00480EC1">
      <w:pPr>
        <w:rPr>
          <w:rFonts w:ascii="ＭＳ 明朝" w:eastAsia="ＭＳ 明朝" w:hAnsi="ＭＳ 明朝" w:cs="Times New Roman"/>
          <w:szCs w:val="20"/>
          <w:highlight w:val="yellow"/>
          <w:u w:val="single"/>
          <w:rPrChange w:id="52" w:author="jumpei.miyoshi@acctim.co.jp" w:date="2026-03-11T14:35:00Z" w16du:dateUtc="2026-03-11T05:35:00Z">
            <w:rPr>
              <w:rFonts w:ascii="ＭＳ 明朝" w:eastAsia="ＭＳ 明朝" w:hAnsi="ＭＳ 明朝" w:cs="Times New Roman"/>
              <w:szCs w:val="20"/>
              <w:u w:val="single"/>
            </w:rPr>
          </w:rPrChange>
        </w:rPr>
      </w:pPr>
      <w:r w:rsidRPr="008F4CB5">
        <w:rPr>
          <w:rFonts w:ascii="ＭＳ 明朝" w:eastAsia="ＭＳ 明朝" w:hAnsi="ＭＳ 明朝" w:cs="Times New Roman" w:hint="eastAsia"/>
          <w:szCs w:val="20"/>
          <w:highlight w:val="yellow"/>
          <w:rPrChange w:id="53" w:author="jumpei.miyoshi@acctim.co.jp" w:date="2026-03-11T14:35:00Z" w16du:dateUtc="2026-03-11T05:35:00Z">
            <w:rPr>
              <w:rFonts w:ascii="ＭＳ 明朝" w:eastAsia="ＭＳ 明朝" w:hAnsi="ＭＳ 明朝" w:cs="Times New Roman" w:hint="eastAsia"/>
              <w:szCs w:val="20"/>
            </w:rPr>
          </w:rPrChange>
        </w:rPr>
        <w:t xml:space="preserve">　　　　　　</w:t>
      </w:r>
      <w:r w:rsidRPr="008F4CB5">
        <w:rPr>
          <w:rFonts w:ascii="ＭＳ 明朝" w:eastAsia="ＭＳ 明朝" w:hAnsi="ＭＳ 明朝" w:cs="Times New Roman" w:hint="eastAsia"/>
          <w:spacing w:val="26"/>
          <w:szCs w:val="20"/>
          <w:highlight w:val="yellow"/>
          <w:u w:val="single"/>
          <w:fitText w:val="1260" w:id="-1012165884"/>
          <w:rPrChange w:id="54" w:author="jumpei.miyoshi@acctim.co.jp" w:date="2026-03-11T14:35:00Z" w16du:dateUtc="2026-03-11T05:35:00Z">
            <w:rPr>
              <w:rFonts w:ascii="ＭＳ 明朝" w:eastAsia="ＭＳ 明朝" w:hAnsi="ＭＳ 明朝" w:cs="Times New Roman" w:hint="eastAsia"/>
              <w:spacing w:val="26"/>
              <w:szCs w:val="20"/>
              <w:u w:val="single"/>
            </w:rPr>
          </w:rPrChange>
        </w:rPr>
        <w:t xml:space="preserve">土　　　</w:t>
      </w:r>
      <w:r w:rsidRPr="008F4CB5">
        <w:rPr>
          <w:rFonts w:ascii="ＭＳ 明朝" w:eastAsia="ＭＳ 明朝" w:hAnsi="ＭＳ 明朝" w:cs="Times New Roman" w:hint="eastAsia"/>
          <w:spacing w:val="1"/>
          <w:szCs w:val="20"/>
          <w:highlight w:val="yellow"/>
          <w:u w:val="single"/>
          <w:fitText w:val="1260" w:id="-1012165884"/>
          <w:rPrChange w:id="55" w:author="jumpei.miyoshi@acctim.co.jp" w:date="2026-03-11T14:35:00Z" w16du:dateUtc="2026-03-11T05:35:00Z">
            <w:rPr>
              <w:rFonts w:ascii="ＭＳ 明朝" w:eastAsia="ＭＳ 明朝" w:hAnsi="ＭＳ 明朝" w:cs="Times New Roman" w:hint="eastAsia"/>
              <w:spacing w:val="1"/>
              <w:szCs w:val="20"/>
              <w:u w:val="single"/>
            </w:rPr>
          </w:rPrChange>
        </w:rPr>
        <w:t>地</w:t>
      </w:r>
      <w:r w:rsidRPr="008F4CB5">
        <w:rPr>
          <w:rFonts w:ascii="ＭＳ 明朝" w:eastAsia="ＭＳ 明朝" w:hAnsi="ＭＳ 明朝" w:cs="Times New Roman" w:hint="eastAsia"/>
          <w:szCs w:val="20"/>
          <w:highlight w:val="yellow"/>
          <w:u w:val="single"/>
          <w:rPrChange w:id="56" w:author="jumpei.miyoshi@acctim.co.jp" w:date="2026-03-11T14:35:00Z" w16du:dateUtc="2026-03-11T05:35:00Z">
            <w:rPr>
              <w:rFonts w:ascii="ＭＳ 明朝" w:eastAsia="ＭＳ 明朝" w:hAnsi="ＭＳ 明朝" w:cs="Times New Roman" w:hint="eastAsia"/>
              <w:szCs w:val="20"/>
              <w:u w:val="single"/>
            </w:rPr>
          </w:rPrChange>
        </w:rPr>
        <w:t xml:space="preserve">　　　　　　　　　　　　　</w:t>
      </w:r>
      <w:del w:id="57" w:author="jumpei.miyoshi@acctim.co.jp" w:date="2026-03-10T11:06:00Z" w16du:dateUtc="2026-03-10T02:06:00Z">
        <w:r w:rsidRPr="008F4CB5" w:rsidDel="00B067EB">
          <w:rPr>
            <w:rFonts w:ascii="ＭＳ 明朝" w:eastAsia="ＭＳ 明朝" w:hAnsi="ＭＳ 明朝" w:cs="Times New Roman"/>
            <w:szCs w:val="20"/>
            <w:highlight w:val="yellow"/>
            <w:u w:val="single"/>
            <w:rPrChange w:id="58" w:author="jumpei.miyoshi@acctim.co.jp" w:date="2026-03-11T14:35:00Z" w16du:dateUtc="2026-03-11T05:35:00Z">
              <w:rPr>
                <w:rFonts w:ascii="ＭＳ 明朝" w:eastAsia="ＭＳ 明朝" w:hAnsi="ＭＳ 明朝" w:cs="Times New Roman"/>
                <w:szCs w:val="20"/>
                <w:u w:val="single"/>
              </w:rPr>
            </w:rPrChange>
          </w:rPr>
          <w:delText xml:space="preserve"> </w:delText>
        </w:r>
        <w:r w:rsidR="00A43CBA" w:rsidRPr="008F4CB5" w:rsidDel="00B067EB">
          <w:rPr>
            <w:rFonts w:ascii="ＭＳ 明朝" w:eastAsia="ＭＳ 明朝" w:hAnsi="ＭＳ 明朝" w:cs="Times New Roman"/>
            <w:szCs w:val="20"/>
            <w:highlight w:val="yellow"/>
            <w:u w:val="single"/>
            <w:rPrChange w:id="59" w:author="jumpei.miyoshi@acctim.co.jp" w:date="2026-03-11T14:35:00Z" w16du:dateUtc="2026-03-11T05:35:00Z">
              <w:rPr>
                <w:rFonts w:ascii="ＭＳ 明朝" w:eastAsia="ＭＳ 明朝" w:hAnsi="ＭＳ 明朝" w:cs="Times New Roman"/>
                <w:szCs w:val="20"/>
                <w:u w:val="single"/>
              </w:rPr>
            </w:rPrChange>
          </w:rPr>
          <w:delText>10,542,471</w:delText>
        </w:r>
      </w:del>
      <w:ins w:id="60" w:author="jumpei.miyoshi@acctim.co.jp" w:date="2026-03-10T11:06:00Z" w16du:dateUtc="2026-03-10T02:06:00Z">
        <w:r w:rsidR="00B067EB" w:rsidRPr="008F4CB5">
          <w:rPr>
            <w:rFonts w:ascii="ＭＳ 明朝" w:eastAsia="ＭＳ 明朝" w:hAnsi="ＭＳ 明朝" w:cs="Times New Roman"/>
            <w:szCs w:val="20"/>
            <w:highlight w:val="yellow"/>
            <w:u w:val="single"/>
            <w:rPrChange w:id="61" w:author="jumpei.miyoshi@acctim.co.jp" w:date="2026-03-11T14:35:00Z" w16du:dateUtc="2026-03-11T05:35:00Z">
              <w:rPr>
                <w:rFonts w:ascii="ＭＳ 明朝" w:eastAsia="ＭＳ 明朝" w:hAnsi="ＭＳ 明朝" w:cs="Times New Roman"/>
                <w:szCs w:val="20"/>
                <w:u w:val="single"/>
              </w:rPr>
            </w:rPrChange>
          </w:rPr>
          <w:t>10,943,139</w:t>
        </w:r>
      </w:ins>
      <w:r w:rsidRPr="008F4CB5">
        <w:rPr>
          <w:rFonts w:ascii="ＭＳ 明朝" w:eastAsia="ＭＳ 明朝" w:hAnsi="ＭＳ 明朝" w:cs="Times New Roman" w:hint="eastAsia"/>
          <w:szCs w:val="20"/>
          <w:highlight w:val="yellow"/>
          <w:u w:val="single"/>
          <w:rPrChange w:id="62" w:author="jumpei.miyoshi@acctim.co.jp" w:date="2026-03-11T14:35:00Z" w16du:dateUtc="2026-03-11T05:35:00Z">
            <w:rPr>
              <w:rFonts w:ascii="ＭＳ 明朝" w:eastAsia="ＭＳ 明朝" w:hAnsi="ＭＳ 明朝" w:cs="Times New Roman" w:hint="eastAsia"/>
              <w:szCs w:val="20"/>
              <w:u w:val="single"/>
            </w:rPr>
          </w:rPrChange>
        </w:rPr>
        <w:t>千円</w:t>
      </w:r>
    </w:p>
    <w:p w14:paraId="6F90B79C" w14:textId="25EF8064" w:rsidR="00264E7F" w:rsidRPr="008F4CB5" w:rsidRDefault="00480EC1" w:rsidP="00264E7F">
      <w:pPr>
        <w:ind w:left="630"/>
        <w:rPr>
          <w:rFonts w:ascii="ＭＳ 明朝" w:eastAsia="ＭＳ 明朝" w:hAnsi="ＭＳ 明朝" w:cs="ＭＳ 明朝"/>
          <w:highlight w:val="yellow"/>
          <w:rPrChange w:id="63" w:author="jumpei.miyoshi@acctim.co.jp" w:date="2026-03-11T14:35:00Z" w16du:dateUtc="2026-03-11T05:35:00Z">
            <w:rPr>
              <w:rFonts w:ascii="ＭＳ 明朝" w:eastAsia="ＭＳ 明朝" w:hAnsi="ＭＳ 明朝" w:cs="ＭＳ 明朝"/>
            </w:rPr>
          </w:rPrChange>
        </w:rPr>
      </w:pPr>
      <w:r w:rsidRPr="008F4CB5">
        <w:rPr>
          <w:rFonts w:ascii="ＭＳ 明朝" w:eastAsia="ＭＳ 明朝" w:hAnsi="ＭＳ 明朝" w:cs="ＭＳ 明朝"/>
          <w:highlight w:val="yellow"/>
          <w:rPrChange w:id="64" w:author="jumpei.miyoshi@acctim.co.jp" w:date="2026-03-11T14:35:00Z" w16du:dateUtc="2026-03-11T05:35:00Z">
            <w:rPr>
              <w:rFonts w:ascii="ＭＳ 明朝" w:eastAsia="ＭＳ 明朝" w:hAnsi="ＭＳ 明朝" w:cs="ＭＳ 明朝"/>
            </w:rPr>
          </w:rPrChange>
        </w:rPr>
        <w:t xml:space="preserve">　　　</w:t>
      </w:r>
      <w:r w:rsidRPr="008F4CB5">
        <w:rPr>
          <w:rFonts w:ascii="ＭＳ 明朝" w:eastAsia="ＭＳ 明朝" w:hAnsi="ＭＳ 明朝" w:cs="Times New Roman"/>
          <w:spacing w:val="26"/>
          <w:szCs w:val="20"/>
          <w:highlight w:val="yellow"/>
          <w:fitText w:val="1260" w:id="-1012165883"/>
          <w:rPrChange w:id="65" w:author="jumpei.miyoshi@acctim.co.jp" w:date="2026-03-11T14:35:00Z" w16du:dateUtc="2026-03-11T05:35:00Z">
            <w:rPr>
              <w:rFonts w:ascii="ＭＳ 明朝" w:eastAsia="ＭＳ 明朝" w:hAnsi="ＭＳ 明朝" w:cs="Times New Roman"/>
              <w:spacing w:val="26"/>
              <w:szCs w:val="20"/>
            </w:rPr>
          </w:rPrChange>
        </w:rPr>
        <w:t xml:space="preserve">合　　　</w:t>
      </w:r>
      <w:r w:rsidRPr="008F4CB5">
        <w:rPr>
          <w:rFonts w:ascii="ＭＳ 明朝" w:eastAsia="ＭＳ 明朝" w:hAnsi="ＭＳ 明朝" w:cs="Times New Roman"/>
          <w:spacing w:val="1"/>
          <w:szCs w:val="20"/>
          <w:highlight w:val="yellow"/>
          <w:fitText w:val="1260" w:id="-1012165883"/>
          <w:rPrChange w:id="66" w:author="jumpei.miyoshi@acctim.co.jp" w:date="2026-03-11T14:35:00Z" w16du:dateUtc="2026-03-11T05:35:00Z">
            <w:rPr>
              <w:rFonts w:ascii="ＭＳ 明朝" w:eastAsia="ＭＳ 明朝" w:hAnsi="ＭＳ 明朝" w:cs="Times New Roman"/>
              <w:spacing w:val="1"/>
              <w:szCs w:val="20"/>
            </w:rPr>
          </w:rPrChange>
        </w:rPr>
        <w:t>計</w:t>
      </w:r>
      <w:r w:rsidRPr="008F4CB5">
        <w:rPr>
          <w:rFonts w:ascii="ＭＳ 明朝" w:eastAsia="ＭＳ 明朝" w:hAnsi="ＭＳ 明朝" w:cs="ＭＳ 明朝"/>
          <w:highlight w:val="yellow"/>
          <w:rPrChange w:id="67" w:author="jumpei.miyoshi@acctim.co.jp" w:date="2026-03-11T14:35:00Z" w16du:dateUtc="2026-03-11T05:35:00Z">
            <w:rPr>
              <w:rFonts w:ascii="ＭＳ 明朝" w:eastAsia="ＭＳ 明朝" w:hAnsi="ＭＳ 明朝" w:cs="ＭＳ 明朝"/>
            </w:rPr>
          </w:rPrChange>
        </w:rPr>
        <w:t xml:space="preserve">　　　　　　　　　　　　　</w:t>
      </w:r>
      <w:del w:id="68" w:author="jumpei.miyoshi@acctim.co.jp" w:date="2026-03-10T11:06:00Z" w16du:dateUtc="2026-03-10T02:06:00Z">
        <w:r w:rsidR="00A43CBA" w:rsidRPr="008F4CB5" w:rsidDel="00B067EB">
          <w:rPr>
            <w:rFonts w:ascii="ＭＳ 明朝" w:eastAsia="ＭＳ 明朝" w:hAnsi="ＭＳ 明朝" w:cs="ＭＳ 明朝"/>
            <w:highlight w:val="yellow"/>
            <w:rPrChange w:id="69" w:author="jumpei.miyoshi@acctim.co.jp" w:date="2026-03-11T14:35:00Z" w16du:dateUtc="2026-03-11T05:35:00Z">
              <w:rPr>
                <w:rFonts w:ascii="ＭＳ 明朝" w:eastAsia="ＭＳ 明朝" w:hAnsi="ＭＳ 明朝" w:cs="ＭＳ 明朝"/>
              </w:rPr>
            </w:rPrChange>
          </w:rPr>
          <w:delText>39,</w:delText>
        </w:r>
        <w:r w:rsidR="001C2314" w:rsidRPr="008F4CB5" w:rsidDel="00B067EB">
          <w:rPr>
            <w:rFonts w:ascii="ＭＳ 明朝" w:eastAsia="ＭＳ 明朝" w:hAnsi="ＭＳ 明朝" w:cs="ＭＳ 明朝"/>
            <w:highlight w:val="yellow"/>
            <w:rPrChange w:id="70" w:author="jumpei.miyoshi@acctim.co.jp" w:date="2026-03-11T14:35:00Z" w16du:dateUtc="2026-03-11T05:35:00Z">
              <w:rPr>
                <w:rFonts w:ascii="ＭＳ 明朝" w:eastAsia="ＭＳ 明朝" w:hAnsi="ＭＳ 明朝" w:cs="ＭＳ 明朝"/>
              </w:rPr>
            </w:rPrChange>
          </w:rPr>
          <w:delText>202</w:delText>
        </w:r>
        <w:r w:rsidR="00A43CBA" w:rsidRPr="008F4CB5" w:rsidDel="00B067EB">
          <w:rPr>
            <w:rFonts w:ascii="ＭＳ 明朝" w:eastAsia="ＭＳ 明朝" w:hAnsi="ＭＳ 明朝" w:cs="ＭＳ 明朝"/>
            <w:highlight w:val="yellow"/>
            <w:rPrChange w:id="71" w:author="jumpei.miyoshi@acctim.co.jp" w:date="2026-03-11T14:35:00Z" w16du:dateUtc="2026-03-11T05:35:00Z">
              <w:rPr>
                <w:rFonts w:ascii="ＭＳ 明朝" w:eastAsia="ＭＳ 明朝" w:hAnsi="ＭＳ 明朝" w:cs="ＭＳ 明朝"/>
              </w:rPr>
            </w:rPrChange>
          </w:rPr>
          <w:delText>,</w:delText>
        </w:r>
        <w:r w:rsidR="001C2314" w:rsidRPr="008F4CB5" w:rsidDel="00B067EB">
          <w:rPr>
            <w:rFonts w:ascii="ＭＳ 明朝" w:eastAsia="ＭＳ 明朝" w:hAnsi="ＭＳ 明朝" w:cs="ＭＳ 明朝"/>
            <w:highlight w:val="yellow"/>
            <w:rPrChange w:id="72" w:author="jumpei.miyoshi@acctim.co.jp" w:date="2026-03-11T14:35:00Z" w16du:dateUtc="2026-03-11T05:35:00Z">
              <w:rPr>
                <w:rFonts w:ascii="ＭＳ 明朝" w:eastAsia="ＭＳ 明朝" w:hAnsi="ＭＳ 明朝" w:cs="ＭＳ 明朝"/>
              </w:rPr>
            </w:rPrChange>
          </w:rPr>
          <w:delText>522</w:delText>
        </w:r>
      </w:del>
      <w:ins w:id="73" w:author="jumpei.miyoshi@acctim.co.jp" w:date="2026-03-10T11:06:00Z" w16du:dateUtc="2026-03-10T02:06:00Z">
        <w:r w:rsidR="00B067EB" w:rsidRPr="008F4CB5">
          <w:rPr>
            <w:rFonts w:ascii="ＭＳ 明朝" w:eastAsia="ＭＳ 明朝" w:hAnsi="ＭＳ 明朝" w:cs="ＭＳ 明朝"/>
            <w:highlight w:val="yellow"/>
            <w:rPrChange w:id="74" w:author="jumpei.miyoshi@acctim.co.jp" w:date="2026-03-11T14:35:00Z" w16du:dateUtc="2026-03-11T05:35:00Z">
              <w:rPr>
                <w:rFonts w:ascii="ＭＳ 明朝" w:eastAsia="ＭＳ 明朝" w:hAnsi="ＭＳ 明朝" w:cs="ＭＳ 明朝"/>
              </w:rPr>
            </w:rPrChange>
          </w:rPr>
          <w:t>48,032,906</w:t>
        </w:r>
      </w:ins>
      <w:r w:rsidRPr="008F4CB5">
        <w:rPr>
          <w:rFonts w:ascii="ＭＳ 明朝" w:eastAsia="ＭＳ 明朝" w:hAnsi="ＭＳ 明朝" w:cs="ＭＳ 明朝" w:hint="eastAsia"/>
          <w:highlight w:val="yellow"/>
          <w:rPrChange w:id="75" w:author="jumpei.miyoshi@acctim.co.jp" w:date="2026-03-11T14:35:00Z" w16du:dateUtc="2026-03-11T05:35:00Z">
            <w:rPr>
              <w:rFonts w:ascii="ＭＳ 明朝" w:eastAsia="ＭＳ 明朝" w:hAnsi="ＭＳ 明朝" w:cs="ＭＳ 明朝" w:hint="eastAsia"/>
            </w:rPr>
          </w:rPrChange>
        </w:rPr>
        <w:t>千</w:t>
      </w:r>
      <w:r w:rsidRPr="008F4CB5">
        <w:rPr>
          <w:rFonts w:ascii="ＭＳ 明朝" w:eastAsia="ＭＳ 明朝" w:hAnsi="ＭＳ 明朝" w:cs="ＭＳ 明朝"/>
          <w:highlight w:val="yellow"/>
          <w:rPrChange w:id="76" w:author="jumpei.miyoshi@acctim.co.jp" w:date="2026-03-11T14:35:00Z" w16du:dateUtc="2026-03-11T05:35:00Z">
            <w:rPr>
              <w:rFonts w:ascii="ＭＳ 明朝" w:eastAsia="ＭＳ 明朝" w:hAnsi="ＭＳ 明朝" w:cs="ＭＳ 明朝"/>
            </w:rPr>
          </w:rPrChange>
        </w:rPr>
        <w:t>円</w:t>
      </w:r>
    </w:p>
    <w:p w14:paraId="23B023F6" w14:textId="43B0C55F" w:rsidR="00D54599" w:rsidRPr="008F4CB5" w:rsidRDefault="008D68C1" w:rsidP="00264E7F">
      <w:pPr>
        <w:ind w:left="630"/>
        <w:rPr>
          <w:rFonts w:ascii="ＭＳ 明朝" w:eastAsia="ＭＳ 明朝" w:hAnsi="ＭＳ 明朝" w:cs="ＭＳ 明朝"/>
          <w:highlight w:val="yellow"/>
          <w:rPrChange w:id="77" w:author="jumpei.miyoshi@acctim.co.jp" w:date="2026-03-11T14:35:00Z" w16du:dateUtc="2026-03-11T05:35:00Z">
            <w:rPr>
              <w:rFonts w:ascii="ＭＳ 明朝" w:eastAsia="ＭＳ 明朝" w:hAnsi="ＭＳ 明朝" w:cs="ＭＳ 明朝"/>
            </w:rPr>
          </w:rPrChange>
        </w:rPr>
      </w:pPr>
      <w:r w:rsidRPr="008F4CB5">
        <w:rPr>
          <w:rFonts w:ascii="ＭＳ 明朝" w:eastAsia="ＭＳ 明朝" w:hAnsi="ＭＳ 明朝" w:cs="Times New Roman" w:hint="eastAsia"/>
          <w:szCs w:val="20"/>
          <w:highlight w:val="yellow"/>
          <w:rPrChange w:id="78" w:author="jumpei.miyoshi@acctim.co.jp" w:date="2026-03-11T14:35:00Z" w16du:dateUtc="2026-03-11T05:35:00Z">
            <w:rPr>
              <w:rFonts w:ascii="ＭＳ 明朝" w:eastAsia="ＭＳ 明朝" w:hAnsi="ＭＳ 明朝" w:cs="Times New Roman" w:hint="eastAsia"/>
              <w:szCs w:val="20"/>
            </w:rPr>
          </w:rPrChange>
        </w:rPr>
        <w:t>（２）</w:t>
      </w:r>
      <w:r w:rsidR="00D54599" w:rsidRPr="008F4CB5">
        <w:rPr>
          <w:rFonts w:ascii="ＭＳ 明朝" w:eastAsia="ＭＳ 明朝" w:hAnsi="ＭＳ 明朝" w:cs="Times New Roman" w:hint="eastAsia"/>
          <w:szCs w:val="20"/>
          <w:highlight w:val="yellow"/>
          <w:rPrChange w:id="79" w:author="jumpei.miyoshi@acctim.co.jp" w:date="2026-03-11T14:35:00Z" w16du:dateUtc="2026-03-11T05:35:00Z">
            <w:rPr>
              <w:rFonts w:ascii="ＭＳ 明朝" w:eastAsia="ＭＳ 明朝" w:hAnsi="ＭＳ 明朝" w:cs="Times New Roman" w:hint="eastAsia"/>
              <w:szCs w:val="20"/>
            </w:rPr>
          </w:rPrChange>
        </w:rPr>
        <w:t>担保に係る債務</w:t>
      </w:r>
    </w:p>
    <w:p w14:paraId="07A02E3C" w14:textId="625C40B6" w:rsidR="00480EC1" w:rsidRPr="008F4CB5" w:rsidRDefault="00480EC1" w:rsidP="00480EC1">
      <w:pPr>
        <w:ind w:firstLine="1260"/>
        <w:rPr>
          <w:rFonts w:ascii="ＭＳ 明朝" w:eastAsia="ＭＳ 明朝" w:hAnsi="ＭＳ 明朝" w:cs="ＭＳ 明朝"/>
          <w:highlight w:val="yellow"/>
          <w:rPrChange w:id="80" w:author="jumpei.miyoshi@acctim.co.jp" w:date="2026-03-11T14:35:00Z" w16du:dateUtc="2026-03-11T05:35:00Z">
            <w:rPr>
              <w:rFonts w:ascii="ＭＳ 明朝" w:eastAsia="ＭＳ 明朝" w:hAnsi="ＭＳ 明朝" w:cs="ＭＳ 明朝"/>
            </w:rPr>
          </w:rPrChange>
        </w:rPr>
      </w:pPr>
      <w:r w:rsidRPr="008F4CB5">
        <w:rPr>
          <w:rFonts w:ascii="ＭＳ 明朝" w:eastAsia="ＭＳ 明朝" w:hAnsi="ＭＳ 明朝" w:cs="ＭＳ 明朝" w:hint="eastAsia"/>
          <w:highlight w:val="yellow"/>
          <w:rPrChange w:id="81" w:author="jumpei.miyoshi@acctim.co.jp" w:date="2026-03-11T14:35:00Z" w16du:dateUtc="2026-03-11T05:35:00Z">
            <w:rPr>
              <w:rFonts w:ascii="ＭＳ 明朝" w:eastAsia="ＭＳ 明朝" w:hAnsi="ＭＳ 明朝" w:cs="ＭＳ 明朝" w:hint="eastAsia"/>
            </w:rPr>
          </w:rPrChange>
        </w:rPr>
        <w:t>短期</w:t>
      </w:r>
      <w:r w:rsidRPr="008F4CB5">
        <w:rPr>
          <w:rFonts w:ascii="ＭＳ 明朝" w:eastAsia="ＭＳ 明朝" w:hAnsi="ＭＳ 明朝" w:cs="ＭＳ 明朝"/>
          <w:highlight w:val="yellow"/>
          <w:rPrChange w:id="82" w:author="jumpei.miyoshi@acctim.co.jp" w:date="2026-03-11T14:35:00Z" w16du:dateUtc="2026-03-11T05:35:00Z">
            <w:rPr>
              <w:rFonts w:ascii="ＭＳ 明朝" w:eastAsia="ＭＳ 明朝" w:hAnsi="ＭＳ 明朝" w:cs="ＭＳ 明朝"/>
            </w:rPr>
          </w:rPrChange>
        </w:rPr>
        <w:t>借入金</w:t>
      </w:r>
      <w:r w:rsidRPr="008F4CB5">
        <w:rPr>
          <w:rFonts w:ascii="ＭＳ 明朝" w:eastAsia="ＭＳ 明朝" w:hAnsi="ＭＳ 明朝" w:cs="ＭＳ 明朝" w:hint="eastAsia"/>
          <w:highlight w:val="yellow"/>
          <w:rPrChange w:id="83" w:author="jumpei.miyoshi@acctim.co.jp" w:date="2026-03-11T14:35:00Z" w16du:dateUtc="2026-03-11T05:35:00Z">
            <w:rPr>
              <w:rFonts w:ascii="ＭＳ 明朝" w:eastAsia="ＭＳ 明朝" w:hAnsi="ＭＳ 明朝" w:cs="ＭＳ 明朝" w:hint="eastAsia"/>
            </w:rPr>
          </w:rPrChange>
        </w:rPr>
        <w:t xml:space="preserve">　　　　　　　　　</w:t>
      </w:r>
      <w:r w:rsidRPr="008F4CB5">
        <w:rPr>
          <w:rFonts w:ascii="ＭＳ 明朝" w:eastAsia="ＭＳ 明朝" w:hAnsi="ＭＳ 明朝" w:cs="ＭＳ 明朝"/>
          <w:highlight w:val="yellow"/>
          <w:rPrChange w:id="84" w:author="jumpei.miyoshi@acctim.co.jp" w:date="2026-03-11T14:35:00Z" w16du:dateUtc="2026-03-11T05:35:00Z">
            <w:rPr>
              <w:rFonts w:ascii="ＭＳ 明朝" w:eastAsia="ＭＳ 明朝" w:hAnsi="ＭＳ 明朝" w:cs="ＭＳ 明朝"/>
            </w:rPr>
          </w:rPrChange>
        </w:rPr>
        <w:t xml:space="preserve">　　　　 　</w:t>
      </w:r>
      <w:r w:rsidR="00566776" w:rsidRPr="008F4CB5">
        <w:rPr>
          <w:rFonts w:ascii="ＭＳ 明朝" w:eastAsia="ＭＳ 明朝" w:hAnsi="ＭＳ 明朝" w:cs="ＭＳ 明朝"/>
          <w:highlight w:val="yellow"/>
          <w:rPrChange w:id="85" w:author="jumpei.miyoshi@acctim.co.jp" w:date="2026-03-11T14:35:00Z" w16du:dateUtc="2026-03-11T05:35:00Z">
            <w:rPr>
              <w:rFonts w:ascii="ＭＳ 明朝" w:eastAsia="ＭＳ 明朝" w:hAnsi="ＭＳ 明朝" w:cs="ＭＳ 明朝"/>
            </w:rPr>
          </w:rPrChange>
        </w:rPr>
        <w:t>2,</w:t>
      </w:r>
      <w:del w:id="86" w:author="jumpei.miyoshi@acctim.co.jp" w:date="2026-03-10T11:06:00Z" w16du:dateUtc="2026-03-10T02:06:00Z">
        <w:r w:rsidR="00566776" w:rsidRPr="008F4CB5" w:rsidDel="00B067EB">
          <w:rPr>
            <w:rFonts w:ascii="ＭＳ 明朝" w:eastAsia="ＭＳ 明朝" w:hAnsi="ＭＳ 明朝" w:cs="ＭＳ 明朝"/>
            <w:highlight w:val="yellow"/>
            <w:rPrChange w:id="87" w:author="jumpei.miyoshi@acctim.co.jp" w:date="2026-03-11T14:35:00Z" w16du:dateUtc="2026-03-11T05:35:00Z">
              <w:rPr>
                <w:rFonts w:ascii="ＭＳ 明朝" w:eastAsia="ＭＳ 明朝" w:hAnsi="ＭＳ 明朝" w:cs="ＭＳ 明朝"/>
              </w:rPr>
            </w:rPrChange>
          </w:rPr>
          <w:delText>041,418</w:delText>
        </w:r>
      </w:del>
      <w:ins w:id="88" w:author="jumpei.miyoshi@acctim.co.jp" w:date="2026-03-10T11:06:00Z" w16du:dateUtc="2026-03-10T02:06:00Z">
        <w:r w:rsidR="00B067EB" w:rsidRPr="008F4CB5">
          <w:rPr>
            <w:rFonts w:ascii="ＭＳ 明朝" w:eastAsia="ＭＳ 明朝" w:hAnsi="ＭＳ 明朝" w:cs="ＭＳ 明朝"/>
            <w:highlight w:val="yellow"/>
            <w:rPrChange w:id="89" w:author="jumpei.miyoshi@acctim.co.jp" w:date="2026-03-11T14:35:00Z" w16du:dateUtc="2026-03-11T05:35:00Z">
              <w:rPr>
                <w:rFonts w:ascii="ＭＳ 明朝" w:eastAsia="ＭＳ 明朝" w:hAnsi="ＭＳ 明朝" w:cs="ＭＳ 明朝"/>
              </w:rPr>
            </w:rPrChange>
          </w:rPr>
          <w:t>951,118</w:t>
        </w:r>
      </w:ins>
      <w:r w:rsidRPr="008F4CB5">
        <w:rPr>
          <w:rFonts w:ascii="ＭＳ 明朝" w:eastAsia="ＭＳ 明朝" w:hAnsi="ＭＳ 明朝" w:cs="ＭＳ 明朝" w:hint="eastAsia"/>
          <w:highlight w:val="yellow"/>
          <w:rPrChange w:id="90" w:author="jumpei.miyoshi@acctim.co.jp" w:date="2026-03-11T14:35:00Z" w16du:dateUtc="2026-03-11T05:35:00Z">
            <w:rPr>
              <w:rFonts w:ascii="ＭＳ 明朝" w:eastAsia="ＭＳ 明朝" w:hAnsi="ＭＳ 明朝" w:cs="ＭＳ 明朝" w:hint="eastAsia"/>
            </w:rPr>
          </w:rPrChange>
        </w:rPr>
        <w:t>千</w:t>
      </w:r>
      <w:r w:rsidRPr="008F4CB5">
        <w:rPr>
          <w:rFonts w:ascii="ＭＳ 明朝" w:eastAsia="ＭＳ 明朝" w:hAnsi="ＭＳ 明朝" w:cs="ＭＳ 明朝"/>
          <w:highlight w:val="yellow"/>
          <w:rPrChange w:id="91" w:author="jumpei.miyoshi@acctim.co.jp" w:date="2026-03-11T14:35:00Z" w16du:dateUtc="2026-03-11T05:35:00Z">
            <w:rPr>
              <w:rFonts w:ascii="ＭＳ 明朝" w:eastAsia="ＭＳ 明朝" w:hAnsi="ＭＳ 明朝" w:cs="ＭＳ 明朝"/>
            </w:rPr>
          </w:rPrChange>
        </w:rPr>
        <w:t>円</w:t>
      </w:r>
    </w:p>
    <w:p w14:paraId="3C3AAB9E" w14:textId="625C7FFE" w:rsidR="00480EC1" w:rsidRPr="008F4CB5" w:rsidRDefault="00480EC1" w:rsidP="00480EC1">
      <w:pPr>
        <w:rPr>
          <w:rFonts w:ascii="ＭＳ 明朝" w:eastAsia="ＭＳ 明朝" w:hAnsi="ＭＳ 明朝" w:cs="ＭＳ 明朝"/>
          <w:highlight w:val="yellow"/>
          <w:u w:val="single"/>
          <w:rPrChange w:id="92" w:author="jumpei.miyoshi@acctim.co.jp" w:date="2026-03-11T14:35:00Z" w16du:dateUtc="2026-03-11T05:35:00Z">
            <w:rPr>
              <w:rFonts w:ascii="ＭＳ 明朝" w:eastAsia="ＭＳ 明朝" w:hAnsi="ＭＳ 明朝" w:cs="ＭＳ 明朝"/>
              <w:u w:val="single"/>
            </w:rPr>
          </w:rPrChange>
        </w:rPr>
      </w:pPr>
      <w:r w:rsidRPr="008F4CB5">
        <w:rPr>
          <w:rFonts w:ascii="ＭＳ 明朝" w:eastAsia="ＭＳ 明朝" w:hAnsi="ＭＳ 明朝" w:cs="ＭＳ 明朝"/>
          <w:highlight w:val="yellow"/>
          <w:rPrChange w:id="93" w:author="jumpei.miyoshi@acctim.co.jp" w:date="2026-03-11T14:35:00Z" w16du:dateUtc="2026-03-11T05:35:00Z">
            <w:rPr>
              <w:rFonts w:ascii="ＭＳ 明朝" w:eastAsia="ＭＳ 明朝" w:hAnsi="ＭＳ 明朝" w:cs="ＭＳ 明朝"/>
            </w:rPr>
          </w:rPrChange>
        </w:rPr>
        <w:t xml:space="preserve">　　　　　　</w:t>
      </w:r>
      <w:r w:rsidRPr="008F4CB5">
        <w:rPr>
          <w:rFonts w:ascii="ＭＳ 明朝" w:eastAsia="ＭＳ 明朝" w:hAnsi="ＭＳ 明朝" w:cs="ＭＳ 明朝"/>
          <w:highlight w:val="yellow"/>
          <w:u w:val="single"/>
          <w:rPrChange w:id="94" w:author="jumpei.miyoshi@acctim.co.jp" w:date="2026-03-11T14:35:00Z" w16du:dateUtc="2026-03-11T05:35:00Z">
            <w:rPr>
              <w:rFonts w:ascii="ＭＳ 明朝" w:eastAsia="ＭＳ 明朝" w:hAnsi="ＭＳ 明朝" w:cs="ＭＳ 明朝"/>
              <w:u w:val="single"/>
            </w:rPr>
          </w:rPrChange>
        </w:rPr>
        <w:t xml:space="preserve">長期借入金　　　　　　　　　　　　　　</w:t>
      </w:r>
      <w:del w:id="95" w:author="jumpei.miyoshi@acctim.co.jp" w:date="2026-03-10T11:06:00Z" w16du:dateUtc="2026-03-10T02:06:00Z">
        <w:r w:rsidR="00566776" w:rsidRPr="008F4CB5" w:rsidDel="00B067EB">
          <w:rPr>
            <w:rFonts w:ascii="ＭＳ 明朝" w:eastAsia="ＭＳ 明朝" w:hAnsi="ＭＳ 明朝" w:cs="ＭＳ 明朝"/>
            <w:highlight w:val="yellow"/>
            <w:u w:val="single"/>
            <w:rPrChange w:id="96" w:author="jumpei.miyoshi@acctim.co.jp" w:date="2026-03-11T14:35:00Z" w16du:dateUtc="2026-03-11T05:35:00Z">
              <w:rPr>
                <w:rFonts w:ascii="ＭＳ 明朝" w:eastAsia="ＭＳ 明朝" w:hAnsi="ＭＳ 明朝" w:cs="ＭＳ 明朝"/>
                <w:u w:val="single"/>
              </w:rPr>
            </w:rPrChange>
          </w:rPr>
          <w:delText>35,533,340</w:delText>
        </w:r>
      </w:del>
      <w:ins w:id="97" w:author="jumpei.miyoshi@acctim.co.jp" w:date="2026-03-10T11:06:00Z" w16du:dateUtc="2026-03-10T02:06:00Z">
        <w:r w:rsidR="00B067EB" w:rsidRPr="008F4CB5">
          <w:rPr>
            <w:rFonts w:ascii="ＭＳ 明朝" w:eastAsia="ＭＳ 明朝" w:hAnsi="ＭＳ 明朝" w:cs="ＭＳ 明朝"/>
            <w:highlight w:val="yellow"/>
            <w:u w:val="single"/>
            <w:rPrChange w:id="98" w:author="jumpei.miyoshi@acctim.co.jp" w:date="2026-03-11T14:35:00Z" w16du:dateUtc="2026-03-11T05:35:00Z">
              <w:rPr>
                <w:rFonts w:ascii="ＭＳ 明朝" w:eastAsia="ＭＳ 明朝" w:hAnsi="ＭＳ 明朝" w:cs="ＭＳ 明朝"/>
                <w:u w:val="single"/>
              </w:rPr>
            </w:rPrChange>
          </w:rPr>
          <w:t>44,730,363</w:t>
        </w:r>
      </w:ins>
      <w:r w:rsidRPr="008F4CB5">
        <w:rPr>
          <w:rFonts w:ascii="ＭＳ 明朝" w:eastAsia="ＭＳ 明朝" w:hAnsi="ＭＳ 明朝" w:cs="ＭＳ 明朝" w:hint="eastAsia"/>
          <w:highlight w:val="yellow"/>
          <w:u w:val="single"/>
          <w:rPrChange w:id="99" w:author="jumpei.miyoshi@acctim.co.jp" w:date="2026-03-11T14:35:00Z" w16du:dateUtc="2026-03-11T05:35:00Z">
            <w:rPr>
              <w:rFonts w:ascii="ＭＳ 明朝" w:eastAsia="ＭＳ 明朝" w:hAnsi="ＭＳ 明朝" w:cs="ＭＳ 明朝" w:hint="eastAsia"/>
              <w:u w:val="single"/>
            </w:rPr>
          </w:rPrChange>
        </w:rPr>
        <w:t>千</w:t>
      </w:r>
      <w:r w:rsidRPr="008F4CB5">
        <w:rPr>
          <w:rFonts w:ascii="ＭＳ 明朝" w:eastAsia="ＭＳ 明朝" w:hAnsi="ＭＳ 明朝" w:cs="ＭＳ 明朝"/>
          <w:highlight w:val="yellow"/>
          <w:u w:val="single"/>
          <w:rPrChange w:id="100" w:author="jumpei.miyoshi@acctim.co.jp" w:date="2026-03-11T14:35:00Z" w16du:dateUtc="2026-03-11T05:35:00Z">
            <w:rPr>
              <w:rFonts w:ascii="ＭＳ 明朝" w:eastAsia="ＭＳ 明朝" w:hAnsi="ＭＳ 明朝" w:cs="ＭＳ 明朝"/>
              <w:u w:val="single"/>
            </w:rPr>
          </w:rPrChange>
        </w:rPr>
        <w:t>円</w:t>
      </w:r>
    </w:p>
    <w:p w14:paraId="31D6A497" w14:textId="2F326B02" w:rsidR="00480EC1" w:rsidRPr="00C66578" w:rsidRDefault="00480EC1" w:rsidP="00480EC1">
      <w:pPr>
        <w:ind w:left="630"/>
        <w:rPr>
          <w:rFonts w:ascii="ＭＳ 明朝" w:eastAsia="ＭＳ 明朝" w:hAnsi="ＭＳ 明朝" w:cs="ＭＳ 明朝"/>
          <w:lang w:eastAsia="zh-TW"/>
        </w:rPr>
      </w:pPr>
      <w:r w:rsidRPr="008F4CB5">
        <w:rPr>
          <w:rFonts w:ascii="ＭＳ 明朝" w:eastAsia="ＭＳ 明朝" w:hAnsi="ＭＳ 明朝" w:cs="ＭＳ 明朝"/>
          <w:highlight w:val="yellow"/>
          <w:lang w:eastAsia="zh-TW"/>
          <w:rPrChange w:id="101" w:author="jumpei.miyoshi@acctim.co.jp" w:date="2026-03-11T14:35:00Z" w16du:dateUtc="2026-03-11T05:35:00Z">
            <w:rPr>
              <w:rFonts w:ascii="ＭＳ 明朝" w:eastAsia="ＭＳ 明朝" w:hAnsi="ＭＳ 明朝" w:cs="ＭＳ 明朝"/>
              <w:lang w:eastAsia="zh-TW"/>
            </w:rPr>
          </w:rPrChange>
        </w:rPr>
        <w:t xml:space="preserve">　　　合　　　計　　　　　　　　　　　　　　</w:t>
      </w:r>
      <w:del w:id="102" w:author="jumpei.miyoshi@acctim.co.jp" w:date="2026-03-10T11:07:00Z" w16du:dateUtc="2026-03-10T02:07:00Z">
        <w:r w:rsidR="00566776" w:rsidRPr="008F4CB5" w:rsidDel="00505785">
          <w:rPr>
            <w:rFonts w:ascii="ＭＳ 明朝" w:eastAsia="ＭＳ 明朝" w:hAnsi="ＭＳ 明朝" w:cs="ＭＳ 明朝"/>
            <w:highlight w:val="yellow"/>
            <w:lang w:eastAsia="zh-TW"/>
            <w:rPrChange w:id="103" w:author="jumpei.miyoshi@acctim.co.jp" w:date="2026-03-11T14:35:00Z" w16du:dateUtc="2026-03-11T05:35:00Z">
              <w:rPr>
                <w:rFonts w:ascii="ＭＳ 明朝" w:eastAsia="ＭＳ 明朝" w:hAnsi="ＭＳ 明朝" w:cs="ＭＳ 明朝"/>
                <w:lang w:eastAsia="zh-TW"/>
              </w:rPr>
            </w:rPrChange>
          </w:rPr>
          <w:delText>37,574,758</w:delText>
        </w:r>
      </w:del>
      <w:ins w:id="104" w:author="jumpei.miyoshi@acctim.co.jp" w:date="2026-03-10T11:07:00Z" w16du:dateUtc="2026-03-10T02:07:00Z">
        <w:r w:rsidR="00505785" w:rsidRPr="008F4CB5">
          <w:rPr>
            <w:rFonts w:ascii="ＭＳ 明朝" w:eastAsia="ＭＳ 明朝" w:hAnsi="ＭＳ 明朝" w:cs="ＭＳ 明朝"/>
            <w:highlight w:val="yellow"/>
            <w:lang w:eastAsia="zh-TW"/>
            <w:rPrChange w:id="105" w:author="jumpei.miyoshi@acctim.co.jp" w:date="2026-03-11T14:35:00Z" w16du:dateUtc="2026-03-11T05:35:00Z">
              <w:rPr>
                <w:rFonts w:ascii="ＭＳ 明朝" w:eastAsia="ＭＳ 明朝" w:hAnsi="ＭＳ 明朝" w:cs="ＭＳ 明朝"/>
                <w:lang w:eastAsia="zh-TW"/>
              </w:rPr>
            </w:rPrChange>
          </w:rPr>
          <w:t>47,681,482</w:t>
        </w:r>
      </w:ins>
      <w:r w:rsidRPr="008F4CB5">
        <w:rPr>
          <w:rFonts w:ascii="ＭＳ 明朝" w:eastAsia="ＭＳ 明朝" w:hAnsi="ＭＳ 明朝" w:cs="ＭＳ 明朝" w:hint="eastAsia"/>
          <w:highlight w:val="yellow"/>
          <w:lang w:eastAsia="zh-TW"/>
          <w:rPrChange w:id="106" w:author="jumpei.miyoshi@acctim.co.jp" w:date="2026-03-11T14:35:00Z" w16du:dateUtc="2026-03-11T05:35:00Z">
            <w:rPr>
              <w:rFonts w:ascii="ＭＳ 明朝" w:eastAsia="ＭＳ 明朝" w:hAnsi="ＭＳ 明朝" w:cs="ＭＳ 明朝" w:hint="eastAsia"/>
              <w:lang w:eastAsia="zh-TW"/>
            </w:rPr>
          </w:rPrChange>
        </w:rPr>
        <w:t>千</w:t>
      </w:r>
      <w:r w:rsidRPr="008F4CB5">
        <w:rPr>
          <w:rFonts w:ascii="ＭＳ 明朝" w:eastAsia="ＭＳ 明朝" w:hAnsi="ＭＳ 明朝" w:cs="ＭＳ 明朝"/>
          <w:highlight w:val="yellow"/>
          <w:lang w:eastAsia="zh-TW"/>
          <w:rPrChange w:id="107" w:author="jumpei.miyoshi@acctim.co.jp" w:date="2026-03-11T14:35:00Z" w16du:dateUtc="2026-03-11T05:35:00Z">
            <w:rPr>
              <w:rFonts w:ascii="ＭＳ 明朝" w:eastAsia="ＭＳ 明朝" w:hAnsi="ＭＳ 明朝" w:cs="ＭＳ 明朝"/>
              <w:lang w:eastAsia="zh-TW"/>
            </w:rPr>
          </w:rPrChange>
        </w:rPr>
        <w:t>円</w:t>
      </w:r>
    </w:p>
    <w:p w14:paraId="730AA321" w14:textId="77777777" w:rsidR="008D68C1" w:rsidRPr="008D68C1" w:rsidRDefault="008D68C1" w:rsidP="008D68C1">
      <w:pPr>
        <w:ind w:leftChars="300" w:left="630" w:firstLineChars="300" w:firstLine="630"/>
        <w:rPr>
          <w:rFonts w:ascii="Century" w:eastAsia="ＭＳ 明朝" w:hAnsi="Century" w:cs="Times New Roman"/>
          <w:szCs w:val="20"/>
          <w:lang w:eastAsia="zh-TW"/>
        </w:rPr>
      </w:pPr>
    </w:p>
    <w:p w14:paraId="042F7574" w14:textId="39218AB2" w:rsidR="00D54599" w:rsidRPr="00D54599" w:rsidRDefault="00D54599" w:rsidP="008D68C1">
      <w:pPr>
        <w:ind w:firstLineChars="200" w:firstLine="420"/>
        <w:rPr>
          <w:rFonts w:ascii="Century" w:eastAsia="ＭＳ 明朝" w:hAnsi="Century" w:cs="Times New Roman"/>
          <w:szCs w:val="20"/>
        </w:rPr>
      </w:pPr>
      <w:r w:rsidRPr="00D54599">
        <w:rPr>
          <w:rFonts w:ascii="Century" w:eastAsia="ＭＳ 明朝" w:hAnsi="Century" w:cs="Times New Roman" w:hint="eastAsia"/>
          <w:szCs w:val="20"/>
          <w:lang w:eastAsia="zh-TW"/>
        </w:rPr>
        <w:t>２．有形固定資産</w:t>
      </w:r>
      <w:r w:rsidR="008D68C1">
        <w:rPr>
          <w:rFonts w:ascii="Century" w:eastAsia="ＭＳ 明朝" w:hAnsi="Century" w:cs="Times New Roman" w:hint="eastAsia"/>
          <w:szCs w:val="20"/>
        </w:rPr>
        <w:t>の</w:t>
      </w:r>
      <w:r w:rsidRPr="00D54599">
        <w:rPr>
          <w:rFonts w:ascii="Century" w:eastAsia="ＭＳ 明朝" w:hAnsi="Century" w:cs="Times New Roman" w:hint="eastAsia"/>
          <w:szCs w:val="20"/>
          <w:lang w:eastAsia="zh-TW"/>
        </w:rPr>
        <w:t>減価償却累計額</w:t>
      </w:r>
      <w:r w:rsidR="008D68C1">
        <w:rPr>
          <w:rFonts w:ascii="Century" w:eastAsia="ＭＳ 明朝" w:hAnsi="Century" w:cs="Times New Roman" w:hint="eastAsia"/>
          <w:szCs w:val="20"/>
        </w:rPr>
        <w:t xml:space="preserve">　</w:t>
      </w:r>
      <w:r w:rsidRPr="00D54599">
        <w:rPr>
          <w:rFonts w:ascii="Century" w:eastAsia="ＭＳ 明朝" w:hAnsi="Century" w:cs="Times New Roman" w:hint="eastAsia"/>
          <w:szCs w:val="20"/>
          <w:lang w:eastAsia="zh-TW"/>
        </w:rPr>
        <w:t xml:space="preserve">　　</w:t>
      </w:r>
      <w:r w:rsidR="00780F1C">
        <w:rPr>
          <w:rFonts w:ascii="Century" w:eastAsia="ＭＳ 明朝" w:hAnsi="Century" w:cs="Times New Roman" w:hint="eastAsia"/>
          <w:szCs w:val="20"/>
        </w:rPr>
        <w:t xml:space="preserve">　</w:t>
      </w:r>
      <w:r w:rsidR="00FE53A2">
        <w:rPr>
          <w:rFonts w:ascii="Century" w:eastAsia="ＭＳ 明朝" w:hAnsi="Century" w:cs="Times New Roman" w:hint="eastAsia"/>
          <w:szCs w:val="20"/>
        </w:rPr>
        <w:t xml:space="preserve">　　　</w:t>
      </w:r>
      <w:r w:rsidR="00480EC1">
        <w:rPr>
          <w:rFonts w:ascii="Century" w:eastAsia="ＭＳ 明朝" w:hAnsi="Century" w:cs="Times New Roman" w:hint="eastAsia"/>
          <w:szCs w:val="20"/>
        </w:rPr>
        <w:t xml:space="preserve"> </w:t>
      </w:r>
      <w:del w:id="108" w:author="jumpei.miyoshi@acctim.co.jp" w:date="2026-03-23T12:03:00Z" w16du:dateUtc="2026-03-23T03:03:00Z">
        <w:r w:rsidR="00A43CBA" w:rsidRPr="00264444" w:rsidDel="00264444">
          <w:rPr>
            <w:rFonts w:ascii="ＭＳ 明朝" w:eastAsia="ＭＳ 明朝" w:hAnsi="ＭＳ 明朝" w:cs="Times New Roman" w:hint="eastAsia"/>
            <w:szCs w:val="20"/>
          </w:rPr>
          <w:delText>2,292,97</w:delText>
        </w:r>
      </w:del>
      <w:ins w:id="109" w:author="jumpei.miyoshi@acctim.co.jp" w:date="2026-03-23T12:03:00Z" w16du:dateUtc="2026-03-23T03:03:00Z">
        <w:r w:rsidR="00264444">
          <w:rPr>
            <w:rFonts w:ascii="ＭＳ 明朝" w:eastAsia="ＭＳ 明朝" w:hAnsi="ＭＳ 明朝" w:cs="Times New Roman" w:hint="eastAsia"/>
            <w:szCs w:val="20"/>
          </w:rPr>
          <w:t>3,221,918</w:t>
        </w:r>
      </w:ins>
      <w:del w:id="110" w:author="jumpei.miyoshi@acctim.co.jp" w:date="2026-03-23T12:03:00Z" w16du:dateUtc="2026-03-23T03:03:00Z">
        <w:r w:rsidR="00A43CBA" w:rsidRPr="00264444" w:rsidDel="00264444">
          <w:rPr>
            <w:rFonts w:ascii="ＭＳ 明朝" w:eastAsia="ＭＳ 明朝" w:hAnsi="ＭＳ 明朝" w:cs="Times New Roman"/>
            <w:szCs w:val="20"/>
          </w:rPr>
          <w:delText>0</w:delText>
        </w:r>
      </w:del>
      <w:r w:rsidR="006637E8" w:rsidRPr="00264444">
        <w:rPr>
          <w:rFonts w:ascii="ＭＳ 明朝" w:eastAsia="ＭＳ 明朝" w:hAnsi="ＭＳ 明朝" w:cs="Times New Roman" w:hint="eastAsia"/>
          <w:szCs w:val="20"/>
        </w:rPr>
        <w:t>千</w:t>
      </w:r>
      <w:r w:rsidRPr="00264444">
        <w:rPr>
          <w:rFonts w:ascii="ＭＳ 明朝" w:eastAsia="ＭＳ 明朝" w:hAnsi="ＭＳ 明朝" w:cs="Times New Roman" w:hint="eastAsia"/>
          <w:szCs w:val="20"/>
          <w:lang w:eastAsia="zh-TW"/>
        </w:rPr>
        <w:t>円</w:t>
      </w:r>
    </w:p>
    <w:p w14:paraId="73F01D18" w14:textId="77777777" w:rsidR="00F233DA" w:rsidRPr="00340E27" w:rsidRDefault="00F233DA" w:rsidP="007D65B5">
      <w:pPr>
        <w:autoSpaceDE w:val="0"/>
        <w:autoSpaceDN w:val="0"/>
        <w:adjustRightInd w:val="0"/>
        <w:snapToGrid w:val="0"/>
        <w:spacing w:line="320" w:lineRule="exact"/>
        <w:outlineLvl w:val="3"/>
        <w:rPr>
          <w:rFonts w:ascii="ＭＳ 明朝" w:eastAsia="ＭＳ 明朝" w:hAnsi="ＭＳ 明朝" w:cs="Times New Roman"/>
          <w:szCs w:val="20"/>
        </w:rPr>
      </w:pPr>
    </w:p>
    <w:p w14:paraId="05B78E3F" w14:textId="6B82D56A" w:rsidR="008D68C1" w:rsidRDefault="001D4CB8" w:rsidP="008D68C1">
      <w:pPr>
        <w:ind w:firstLineChars="200" w:firstLine="420"/>
        <w:rPr>
          <w:rFonts w:ascii="Century" w:eastAsia="ＭＳ 明朝" w:hAnsi="Century" w:cs="Times New Roman"/>
          <w:szCs w:val="20"/>
        </w:rPr>
      </w:pPr>
      <w:r>
        <w:rPr>
          <w:rFonts w:ascii="Century" w:eastAsia="ＭＳ 明朝" w:hAnsi="Century" w:cs="Times New Roman" w:hint="eastAsia"/>
          <w:szCs w:val="20"/>
        </w:rPr>
        <w:t>３</w:t>
      </w:r>
      <w:r w:rsidR="008D68C1" w:rsidRPr="00D54599">
        <w:rPr>
          <w:rFonts w:ascii="Century" w:eastAsia="ＭＳ 明朝" w:hAnsi="Century" w:cs="Times New Roman" w:hint="eastAsia"/>
          <w:szCs w:val="20"/>
        </w:rPr>
        <w:t>．</w:t>
      </w:r>
      <w:r w:rsidR="008D68C1">
        <w:rPr>
          <w:rFonts w:ascii="Century" w:eastAsia="ＭＳ 明朝" w:hAnsi="Century" w:cs="Times New Roman" w:hint="eastAsia"/>
          <w:szCs w:val="20"/>
        </w:rPr>
        <w:t>保証債務</w:t>
      </w:r>
    </w:p>
    <w:p w14:paraId="6DD8CB25" w14:textId="1EAF480D" w:rsidR="008D68C1" w:rsidRPr="008F4CB5" w:rsidRDefault="008D68C1" w:rsidP="008D68C1">
      <w:pPr>
        <w:ind w:firstLineChars="200" w:firstLine="420"/>
        <w:rPr>
          <w:rFonts w:ascii="Century" w:eastAsia="ＭＳ 明朝" w:hAnsi="Century" w:cs="Times New Roman"/>
          <w:szCs w:val="20"/>
          <w:highlight w:val="yellow"/>
          <w:rPrChange w:id="111" w:author="jumpei.miyoshi@acctim.co.jp" w:date="2026-03-11T14:35:00Z" w16du:dateUtc="2026-03-11T05:35:00Z">
            <w:rPr>
              <w:rFonts w:ascii="Century" w:eastAsia="ＭＳ 明朝" w:hAnsi="Century" w:cs="Times New Roman"/>
              <w:szCs w:val="20"/>
            </w:rPr>
          </w:rPrChange>
        </w:rPr>
      </w:pPr>
      <w:r>
        <w:rPr>
          <w:rFonts w:ascii="Century" w:eastAsia="ＭＳ 明朝" w:hAnsi="Century" w:cs="Times New Roman" w:hint="eastAsia"/>
          <w:szCs w:val="20"/>
        </w:rPr>
        <w:t xml:space="preserve">　　</w:t>
      </w:r>
      <w:r w:rsidRPr="008F4CB5">
        <w:rPr>
          <w:rFonts w:ascii="Century" w:eastAsia="ＭＳ 明朝" w:hAnsi="Century" w:cs="Times New Roman" w:hint="eastAsia"/>
          <w:szCs w:val="20"/>
          <w:highlight w:val="yellow"/>
          <w:rPrChange w:id="112" w:author="jumpei.miyoshi@acctim.co.jp" w:date="2026-03-11T14:35:00Z" w16du:dateUtc="2026-03-11T05:35:00Z">
            <w:rPr>
              <w:rFonts w:ascii="Century" w:eastAsia="ＭＳ 明朝" w:hAnsi="Century" w:cs="Times New Roman" w:hint="eastAsia"/>
              <w:szCs w:val="20"/>
            </w:rPr>
          </w:rPrChange>
        </w:rPr>
        <w:t>他の会社の金融機関等からの借入債務に対し、保証を行っております。</w:t>
      </w:r>
    </w:p>
    <w:p w14:paraId="433345F6" w14:textId="5BBB4EA2" w:rsidR="00480EC1" w:rsidRPr="008F4CB5" w:rsidRDefault="008D68C1" w:rsidP="00480EC1">
      <w:pPr>
        <w:ind w:rightChars="1079" w:right="2266"/>
        <w:jc w:val="distribute"/>
        <w:rPr>
          <w:rFonts w:ascii="ＭＳ 明朝" w:eastAsia="ＭＳ 明朝" w:hAnsi="ＭＳ 明朝" w:cs="Times New Roman"/>
          <w:szCs w:val="20"/>
          <w:highlight w:val="yellow"/>
          <w:rPrChange w:id="113" w:author="jumpei.miyoshi@acctim.co.jp" w:date="2026-03-11T14:35:00Z" w16du:dateUtc="2026-03-11T05:35:00Z">
            <w:rPr>
              <w:rFonts w:ascii="ＭＳ 明朝" w:eastAsia="ＭＳ 明朝" w:hAnsi="ＭＳ 明朝" w:cs="Times New Roman"/>
              <w:szCs w:val="20"/>
            </w:rPr>
          </w:rPrChange>
        </w:rPr>
      </w:pPr>
      <w:r w:rsidRPr="008F4CB5">
        <w:rPr>
          <w:rFonts w:ascii="Century" w:eastAsia="ＭＳ 明朝" w:hAnsi="Century" w:cs="Times New Roman" w:hint="eastAsia"/>
          <w:szCs w:val="20"/>
          <w:highlight w:val="yellow"/>
          <w:rPrChange w:id="114" w:author="jumpei.miyoshi@acctim.co.jp" w:date="2026-03-11T14:35:00Z" w16du:dateUtc="2026-03-11T05:35:00Z">
            <w:rPr>
              <w:rFonts w:ascii="Century" w:eastAsia="ＭＳ 明朝" w:hAnsi="Century" w:cs="Times New Roman" w:hint="eastAsia"/>
              <w:szCs w:val="20"/>
            </w:rPr>
          </w:rPrChange>
        </w:rPr>
        <w:t xml:space="preserve">　　　　　</w:t>
      </w:r>
      <w:r w:rsidR="00480EC1" w:rsidRPr="008F4CB5">
        <w:rPr>
          <w:rFonts w:ascii="ＭＳ 明朝" w:eastAsia="ＭＳ 明朝" w:hAnsi="ＭＳ 明朝" w:cs="Times New Roman" w:hint="eastAsia"/>
          <w:szCs w:val="20"/>
          <w:highlight w:val="yellow"/>
          <w:rPrChange w:id="115" w:author="jumpei.miyoshi@acctim.co.jp" w:date="2026-03-11T14:35:00Z" w16du:dateUtc="2026-03-11T05:35:00Z">
            <w:rPr>
              <w:rFonts w:ascii="ＭＳ 明朝" w:eastAsia="ＭＳ 明朝" w:hAnsi="ＭＳ 明朝" w:cs="Times New Roman" w:hint="eastAsia"/>
              <w:szCs w:val="20"/>
            </w:rPr>
          </w:rPrChange>
        </w:rPr>
        <w:t>株式会社</w:t>
      </w:r>
      <w:ins w:id="116" w:author="jumpei.miyoshi@acctim.co.jp" w:date="2026-03-10T11:08:00Z" w16du:dateUtc="2026-03-10T02:08:00Z">
        <w:r w:rsidR="00032BFC" w:rsidRPr="008F4CB5">
          <w:rPr>
            <w:rFonts w:ascii="ＭＳ 明朝" w:eastAsia="ＭＳ 明朝" w:hAnsi="ＭＳ 明朝" w:cs="Times New Roman"/>
            <w:szCs w:val="20"/>
            <w:highlight w:val="yellow"/>
            <w:rPrChange w:id="117" w:author="jumpei.miyoshi@acctim.co.jp" w:date="2026-03-11T14:35:00Z" w16du:dateUtc="2026-03-11T05:35:00Z">
              <w:rPr>
                <w:rFonts w:ascii="ＭＳ 明朝" w:eastAsia="ＭＳ 明朝" w:hAnsi="ＭＳ 明朝" w:cs="Times New Roman"/>
                <w:szCs w:val="20"/>
              </w:rPr>
            </w:rPrChange>
          </w:rPr>
          <w:t>SYNASIA</w:t>
        </w:r>
      </w:ins>
      <w:ins w:id="118" w:author="jumpei.miyoshi@acctim.co.jp" w:date="2026-03-10T11:09:00Z" w16du:dateUtc="2026-03-10T02:09:00Z">
        <w:r w:rsidR="00022419" w:rsidRPr="008F4CB5">
          <w:rPr>
            <w:rFonts w:ascii="ＭＳ 明朝" w:eastAsia="ＭＳ 明朝" w:hAnsi="ＭＳ 明朝" w:cs="Times New Roman"/>
            <w:szCs w:val="20"/>
            <w:highlight w:val="yellow"/>
            <w:rPrChange w:id="119" w:author="jumpei.miyoshi@acctim.co.jp" w:date="2026-03-11T14:35:00Z" w16du:dateUtc="2026-03-11T05:35:00Z">
              <w:rPr>
                <w:rFonts w:ascii="ＭＳ 明朝" w:eastAsia="ＭＳ 明朝" w:hAnsi="ＭＳ 明朝" w:cs="Times New Roman"/>
                <w:szCs w:val="20"/>
              </w:rPr>
            </w:rPrChange>
          </w:rPr>
          <w:t xml:space="preserve"> </w:t>
        </w:r>
      </w:ins>
      <w:ins w:id="120" w:author="jumpei.miyoshi@acctim.co.jp" w:date="2026-03-10T11:08:00Z" w16du:dateUtc="2026-03-10T02:08:00Z">
        <w:r w:rsidR="00032BFC" w:rsidRPr="008F4CB5">
          <w:rPr>
            <w:rFonts w:ascii="ＭＳ 明朝" w:eastAsia="ＭＳ 明朝" w:hAnsi="ＭＳ 明朝" w:cs="Times New Roman"/>
            <w:szCs w:val="20"/>
            <w:highlight w:val="yellow"/>
            <w:rPrChange w:id="121" w:author="jumpei.miyoshi@acctim.co.jp" w:date="2026-03-11T14:35:00Z" w16du:dateUtc="2026-03-11T05:35:00Z">
              <w:rPr>
                <w:rFonts w:ascii="ＭＳ 明朝" w:eastAsia="ＭＳ 明朝" w:hAnsi="ＭＳ 明朝" w:cs="Times New Roman"/>
                <w:szCs w:val="20"/>
              </w:rPr>
            </w:rPrChange>
          </w:rPr>
          <w:t>HOLDINGS</w:t>
        </w:r>
      </w:ins>
      <w:del w:id="122" w:author="jumpei.miyoshi@acctim.co.jp" w:date="2026-03-10T11:08:00Z" w16du:dateUtc="2026-03-10T02:08:00Z">
        <w:r w:rsidR="00566776" w:rsidRPr="008F4CB5" w:rsidDel="00032BFC">
          <w:rPr>
            <w:rFonts w:ascii="ＭＳ 明朝" w:eastAsia="ＭＳ 明朝" w:hAnsi="ＭＳ 明朝" w:cs="Times New Roman"/>
            <w:szCs w:val="20"/>
            <w:highlight w:val="yellow"/>
            <w:rPrChange w:id="123" w:author="jumpei.miyoshi@acctim.co.jp" w:date="2026-03-11T14:35:00Z" w16du:dateUtc="2026-03-11T05:35:00Z">
              <w:rPr>
                <w:rFonts w:ascii="ＭＳ 明朝" w:eastAsia="ＭＳ 明朝" w:hAnsi="ＭＳ 明朝" w:cs="Times New Roman"/>
                <w:szCs w:val="20"/>
              </w:rPr>
            </w:rPrChange>
          </w:rPr>
          <w:delText>Fホールディングス</w:delText>
        </w:r>
      </w:del>
      <w:del w:id="124" w:author="jumpei.miyoshi@acctim.co.jp" w:date="2026-03-10T11:09:00Z" w16du:dateUtc="2026-03-10T02:09:00Z">
        <w:r w:rsidR="00480EC1" w:rsidRPr="008F4CB5" w:rsidDel="00022419">
          <w:rPr>
            <w:rFonts w:ascii="ＭＳ 明朝" w:eastAsia="ＭＳ 明朝" w:hAnsi="ＭＳ 明朝" w:cs="Times New Roman" w:hint="eastAsia"/>
            <w:szCs w:val="20"/>
            <w:highlight w:val="yellow"/>
            <w:rPrChange w:id="125" w:author="jumpei.miyoshi@acctim.co.jp" w:date="2026-03-11T14:35:00Z" w16du:dateUtc="2026-03-11T05:35:00Z">
              <w:rPr>
                <w:rFonts w:ascii="ＭＳ 明朝" w:eastAsia="ＭＳ 明朝" w:hAnsi="ＭＳ 明朝" w:cs="Times New Roman" w:hint="eastAsia"/>
                <w:szCs w:val="20"/>
              </w:rPr>
            </w:rPrChange>
          </w:rPr>
          <w:delText xml:space="preserve">　　</w:delText>
        </w:r>
      </w:del>
      <w:r w:rsidR="00480EC1" w:rsidRPr="008F4CB5">
        <w:rPr>
          <w:rFonts w:ascii="ＭＳ 明朝" w:eastAsia="ＭＳ 明朝" w:hAnsi="ＭＳ 明朝" w:cs="Times New Roman" w:hint="eastAsia"/>
          <w:szCs w:val="20"/>
          <w:highlight w:val="yellow"/>
          <w:rPrChange w:id="126" w:author="jumpei.miyoshi@acctim.co.jp" w:date="2026-03-11T14:35:00Z" w16du:dateUtc="2026-03-11T05:35:00Z">
            <w:rPr>
              <w:rFonts w:ascii="ＭＳ 明朝" w:eastAsia="ＭＳ 明朝" w:hAnsi="ＭＳ 明朝" w:cs="Times New Roman" w:hint="eastAsia"/>
              <w:szCs w:val="20"/>
            </w:rPr>
          </w:rPrChange>
        </w:rPr>
        <w:t xml:space="preserve">　</w:t>
      </w:r>
      <w:r w:rsidR="00566776" w:rsidRPr="008F4CB5">
        <w:rPr>
          <w:rFonts w:ascii="ＭＳ 明朝" w:eastAsia="ＭＳ 明朝" w:hAnsi="ＭＳ 明朝" w:cs="Times New Roman"/>
          <w:szCs w:val="20"/>
          <w:highlight w:val="yellow"/>
          <w:rPrChange w:id="127" w:author="jumpei.miyoshi@acctim.co.jp" w:date="2026-03-11T14:35:00Z" w16du:dateUtc="2026-03-11T05:35:00Z">
            <w:rPr>
              <w:rFonts w:ascii="ＭＳ 明朝" w:eastAsia="ＭＳ 明朝" w:hAnsi="ＭＳ 明朝" w:cs="Times New Roman"/>
              <w:szCs w:val="20"/>
            </w:rPr>
          </w:rPrChange>
        </w:rPr>
        <w:t xml:space="preserve"> </w:t>
      </w:r>
      <w:r w:rsidR="00480EC1" w:rsidRPr="008F4CB5">
        <w:rPr>
          <w:rFonts w:ascii="ＭＳ 明朝" w:eastAsia="ＭＳ 明朝" w:hAnsi="ＭＳ 明朝" w:cs="Times New Roman" w:hint="eastAsia"/>
          <w:szCs w:val="20"/>
          <w:highlight w:val="yellow"/>
          <w:rPrChange w:id="128" w:author="jumpei.miyoshi@acctim.co.jp" w:date="2026-03-11T14:35:00Z" w16du:dateUtc="2026-03-11T05:35:00Z">
            <w:rPr>
              <w:rFonts w:ascii="ＭＳ 明朝" w:eastAsia="ＭＳ 明朝" w:hAnsi="ＭＳ 明朝" w:cs="Times New Roman" w:hint="eastAsia"/>
              <w:szCs w:val="20"/>
            </w:rPr>
          </w:rPrChange>
        </w:rPr>
        <w:t xml:space="preserve">　　　</w:t>
      </w:r>
      <w:del w:id="129" w:author="jumpei.miyoshi@acctim.co.jp" w:date="2026-03-10T11:10:00Z" w16du:dateUtc="2026-03-10T02:10:00Z">
        <w:r w:rsidR="001C2314" w:rsidRPr="008F4CB5" w:rsidDel="00E34BA9">
          <w:rPr>
            <w:rFonts w:ascii="ＭＳ 明朝" w:eastAsia="ＭＳ 明朝" w:hAnsi="ＭＳ 明朝" w:cs="Times New Roman"/>
            <w:szCs w:val="20"/>
            <w:highlight w:val="yellow"/>
            <w:rPrChange w:id="130" w:author="jumpei.miyoshi@acctim.co.jp" w:date="2026-03-11T14:35:00Z" w16du:dateUtc="2026-03-11T05:35:00Z">
              <w:rPr>
                <w:rFonts w:ascii="ＭＳ 明朝" w:eastAsia="ＭＳ 明朝" w:hAnsi="ＭＳ 明朝" w:cs="Times New Roman"/>
                <w:szCs w:val="20"/>
              </w:rPr>
            </w:rPrChange>
          </w:rPr>
          <w:delText>8</w:delText>
        </w:r>
        <w:r w:rsidR="00566776" w:rsidRPr="008F4CB5" w:rsidDel="00E34BA9">
          <w:rPr>
            <w:rFonts w:ascii="ＭＳ 明朝" w:eastAsia="ＭＳ 明朝" w:hAnsi="ＭＳ 明朝" w:cs="Times New Roman"/>
            <w:szCs w:val="20"/>
            <w:highlight w:val="yellow"/>
            <w:rPrChange w:id="131" w:author="jumpei.miyoshi@acctim.co.jp" w:date="2026-03-11T14:35:00Z" w16du:dateUtc="2026-03-11T05:35:00Z">
              <w:rPr>
                <w:rFonts w:ascii="ＭＳ 明朝" w:eastAsia="ＭＳ 明朝" w:hAnsi="ＭＳ 明朝" w:cs="Times New Roman"/>
                <w:szCs w:val="20"/>
              </w:rPr>
            </w:rPrChange>
          </w:rPr>
          <w:delText>,</w:delText>
        </w:r>
        <w:r w:rsidR="001C2314" w:rsidRPr="008F4CB5" w:rsidDel="00E34BA9">
          <w:rPr>
            <w:rFonts w:ascii="ＭＳ 明朝" w:eastAsia="ＭＳ 明朝" w:hAnsi="ＭＳ 明朝" w:cs="Times New Roman"/>
            <w:szCs w:val="20"/>
            <w:highlight w:val="yellow"/>
            <w:rPrChange w:id="132" w:author="jumpei.miyoshi@acctim.co.jp" w:date="2026-03-11T14:35:00Z" w16du:dateUtc="2026-03-11T05:35:00Z">
              <w:rPr>
                <w:rFonts w:ascii="ＭＳ 明朝" w:eastAsia="ＭＳ 明朝" w:hAnsi="ＭＳ 明朝" w:cs="Times New Roman"/>
                <w:szCs w:val="20"/>
              </w:rPr>
            </w:rPrChange>
          </w:rPr>
          <w:delText>856</w:delText>
        </w:r>
        <w:r w:rsidR="00566776" w:rsidRPr="008F4CB5" w:rsidDel="00E34BA9">
          <w:rPr>
            <w:rFonts w:ascii="ＭＳ 明朝" w:eastAsia="ＭＳ 明朝" w:hAnsi="ＭＳ 明朝" w:cs="Times New Roman"/>
            <w:szCs w:val="20"/>
            <w:highlight w:val="yellow"/>
            <w:rPrChange w:id="133" w:author="jumpei.miyoshi@acctim.co.jp" w:date="2026-03-11T14:35:00Z" w16du:dateUtc="2026-03-11T05:35:00Z">
              <w:rPr>
                <w:rFonts w:ascii="ＭＳ 明朝" w:eastAsia="ＭＳ 明朝" w:hAnsi="ＭＳ 明朝" w:cs="Times New Roman"/>
                <w:szCs w:val="20"/>
              </w:rPr>
            </w:rPrChange>
          </w:rPr>
          <w:delText>,</w:delText>
        </w:r>
        <w:r w:rsidR="001C2314" w:rsidRPr="008F4CB5" w:rsidDel="00E34BA9">
          <w:rPr>
            <w:rFonts w:ascii="ＭＳ 明朝" w:eastAsia="ＭＳ 明朝" w:hAnsi="ＭＳ 明朝" w:cs="Times New Roman"/>
            <w:szCs w:val="20"/>
            <w:highlight w:val="yellow"/>
            <w:rPrChange w:id="134" w:author="jumpei.miyoshi@acctim.co.jp" w:date="2026-03-11T14:35:00Z" w16du:dateUtc="2026-03-11T05:35:00Z">
              <w:rPr>
                <w:rFonts w:ascii="ＭＳ 明朝" w:eastAsia="ＭＳ 明朝" w:hAnsi="ＭＳ 明朝" w:cs="Times New Roman"/>
                <w:szCs w:val="20"/>
              </w:rPr>
            </w:rPrChange>
          </w:rPr>
          <w:delText>458</w:delText>
        </w:r>
      </w:del>
      <w:ins w:id="135" w:author="jumpei.miyoshi@acctim.co.jp" w:date="2026-03-10T11:10:00Z" w16du:dateUtc="2026-03-10T02:10:00Z">
        <w:r w:rsidR="00E34BA9" w:rsidRPr="008F4CB5">
          <w:rPr>
            <w:rFonts w:ascii="ＭＳ 明朝" w:eastAsia="ＭＳ 明朝" w:hAnsi="ＭＳ 明朝" w:cs="Times New Roman"/>
            <w:szCs w:val="20"/>
            <w:highlight w:val="yellow"/>
            <w:rPrChange w:id="136" w:author="jumpei.miyoshi@acctim.co.jp" w:date="2026-03-11T14:35:00Z" w16du:dateUtc="2026-03-11T05:35:00Z">
              <w:rPr>
                <w:rFonts w:ascii="ＭＳ 明朝" w:eastAsia="ＭＳ 明朝" w:hAnsi="ＭＳ 明朝" w:cs="Times New Roman"/>
                <w:szCs w:val="20"/>
              </w:rPr>
            </w:rPrChange>
          </w:rPr>
          <w:t>6,200,497</w:t>
        </w:r>
      </w:ins>
      <w:r w:rsidR="00480EC1" w:rsidRPr="008F4CB5">
        <w:rPr>
          <w:rFonts w:ascii="ＭＳ 明朝" w:eastAsia="ＭＳ 明朝" w:hAnsi="ＭＳ 明朝" w:cs="Times New Roman" w:hint="eastAsia"/>
          <w:szCs w:val="20"/>
          <w:highlight w:val="yellow"/>
          <w:rPrChange w:id="137" w:author="jumpei.miyoshi@acctim.co.jp" w:date="2026-03-11T14:35:00Z" w16du:dateUtc="2026-03-11T05:35:00Z">
            <w:rPr>
              <w:rFonts w:ascii="ＭＳ 明朝" w:eastAsia="ＭＳ 明朝" w:hAnsi="ＭＳ 明朝" w:cs="Times New Roman" w:hint="eastAsia"/>
              <w:szCs w:val="20"/>
            </w:rPr>
          </w:rPrChange>
        </w:rPr>
        <w:t>千円</w:t>
      </w:r>
    </w:p>
    <w:p w14:paraId="210FD88B" w14:textId="728B485E" w:rsidR="00480EC1" w:rsidRPr="008F4CB5" w:rsidRDefault="00480EC1" w:rsidP="00480EC1">
      <w:pPr>
        <w:ind w:rightChars="1079" w:right="2266"/>
        <w:jc w:val="distribute"/>
        <w:rPr>
          <w:rFonts w:ascii="ＭＳ 明朝" w:eastAsia="ＭＳ 明朝" w:hAnsi="ＭＳ 明朝" w:cs="Times New Roman"/>
          <w:szCs w:val="20"/>
          <w:highlight w:val="yellow"/>
          <w:rPrChange w:id="138" w:author="jumpei.miyoshi@acctim.co.jp" w:date="2026-03-11T14:35:00Z" w16du:dateUtc="2026-03-11T05:35:00Z">
            <w:rPr>
              <w:rFonts w:ascii="ＭＳ 明朝" w:eastAsia="ＭＳ 明朝" w:hAnsi="ＭＳ 明朝" w:cs="Times New Roman"/>
              <w:szCs w:val="20"/>
            </w:rPr>
          </w:rPrChange>
        </w:rPr>
      </w:pPr>
      <w:r w:rsidRPr="008F4CB5">
        <w:rPr>
          <w:rFonts w:ascii="ＭＳ 明朝" w:eastAsia="ＭＳ 明朝" w:hAnsi="ＭＳ 明朝" w:cs="Century"/>
          <w:highlight w:val="yellow"/>
          <w:rPrChange w:id="139" w:author="jumpei.miyoshi@acctim.co.jp" w:date="2026-03-11T14:35:00Z" w16du:dateUtc="2026-03-11T05:35:00Z">
            <w:rPr>
              <w:rFonts w:ascii="ＭＳ 明朝" w:eastAsia="ＭＳ 明朝" w:hAnsi="ＭＳ 明朝" w:cs="Century"/>
            </w:rPr>
          </w:rPrChange>
        </w:rPr>
        <w:t xml:space="preserve">　　　　</w:t>
      </w:r>
      <w:r w:rsidRPr="008F4CB5">
        <w:rPr>
          <w:rFonts w:ascii="ＭＳ 明朝" w:eastAsia="ＭＳ 明朝" w:hAnsi="ＭＳ 明朝" w:cs="ＭＳ 明朝" w:hint="eastAsia"/>
          <w:highlight w:val="yellow"/>
          <w:rPrChange w:id="140" w:author="jumpei.miyoshi@acctim.co.jp" w:date="2026-03-11T14:35:00Z" w16du:dateUtc="2026-03-11T05:35:00Z">
            <w:rPr>
              <w:rFonts w:ascii="ＭＳ 明朝" w:eastAsia="ＭＳ 明朝" w:hAnsi="ＭＳ 明朝" w:cs="ＭＳ 明朝" w:hint="eastAsia"/>
            </w:rPr>
          </w:rPrChange>
        </w:rPr>
        <w:t xml:space="preserve">　</w:t>
      </w:r>
      <w:r w:rsidRPr="008F4CB5">
        <w:rPr>
          <w:rFonts w:ascii="ＭＳ 明朝" w:eastAsia="ＭＳ 明朝" w:hAnsi="ＭＳ 明朝" w:cs="Times New Roman" w:hint="eastAsia"/>
          <w:szCs w:val="20"/>
          <w:highlight w:val="yellow"/>
          <w:rPrChange w:id="141" w:author="jumpei.miyoshi@acctim.co.jp" w:date="2026-03-11T14:35:00Z" w16du:dateUtc="2026-03-11T05:35:00Z">
            <w:rPr>
              <w:rFonts w:ascii="ＭＳ 明朝" w:eastAsia="ＭＳ 明朝" w:hAnsi="ＭＳ 明朝" w:cs="Times New Roman" w:hint="eastAsia"/>
              <w:szCs w:val="20"/>
            </w:rPr>
          </w:rPrChange>
        </w:rPr>
        <w:t>株式会社</w:t>
      </w:r>
      <w:ins w:id="142" w:author="jumpei.miyoshi@acctim.co.jp" w:date="2026-03-10T11:08:00Z" w16du:dateUtc="2026-03-10T02:08:00Z">
        <w:r w:rsidR="00022419" w:rsidRPr="008F4CB5">
          <w:rPr>
            <w:rFonts w:ascii="ＭＳ 明朝" w:eastAsia="ＭＳ 明朝" w:hAnsi="ＭＳ 明朝" w:cs="Times New Roman" w:hint="eastAsia"/>
            <w:szCs w:val="20"/>
            <w:highlight w:val="yellow"/>
            <w:rPrChange w:id="143" w:author="jumpei.miyoshi@acctim.co.jp" w:date="2026-03-11T14:35:00Z" w16du:dateUtc="2026-03-11T05:35:00Z">
              <w:rPr>
                <w:rFonts w:ascii="ＭＳ 明朝" w:eastAsia="ＭＳ 明朝" w:hAnsi="ＭＳ 明朝" w:cs="Times New Roman" w:hint="eastAsia"/>
                <w:szCs w:val="20"/>
              </w:rPr>
            </w:rPrChange>
          </w:rPr>
          <w:t>福地建設</w:t>
        </w:r>
      </w:ins>
      <w:del w:id="144" w:author="jumpei.miyoshi@acctim.co.jp" w:date="2026-03-10T11:09:00Z" w16du:dateUtc="2026-03-10T02:09:00Z">
        <w:r w:rsidR="00566776" w:rsidRPr="008F4CB5" w:rsidDel="00022419">
          <w:rPr>
            <w:rFonts w:ascii="ＭＳ 明朝" w:eastAsia="ＭＳ 明朝" w:hAnsi="ＭＳ 明朝" w:cs="Times New Roman" w:hint="eastAsia"/>
            <w:szCs w:val="20"/>
            <w:highlight w:val="yellow"/>
            <w:rPrChange w:id="145" w:author="jumpei.miyoshi@acctim.co.jp" w:date="2026-03-11T14:35:00Z" w16du:dateUtc="2026-03-11T05:35:00Z">
              <w:rPr>
                <w:rFonts w:ascii="ＭＳ 明朝" w:eastAsia="ＭＳ 明朝" w:hAnsi="ＭＳ 明朝" w:cs="Times New Roman" w:hint="eastAsia"/>
                <w:szCs w:val="20"/>
              </w:rPr>
            </w:rPrChange>
          </w:rPr>
          <w:delText>アイホーム</w:delText>
        </w:r>
        <w:r w:rsidRPr="008F4CB5" w:rsidDel="00022419">
          <w:rPr>
            <w:rFonts w:ascii="ＭＳ 明朝" w:eastAsia="ＭＳ 明朝" w:hAnsi="ＭＳ 明朝" w:cs="Times New Roman" w:hint="eastAsia"/>
            <w:szCs w:val="20"/>
            <w:highlight w:val="yellow"/>
            <w:rPrChange w:id="146" w:author="jumpei.miyoshi@acctim.co.jp" w:date="2026-03-11T14:35:00Z" w16du:dateUtc="2026-03-11T05:35:00Z">
              <w:rPr>
                <w:rFonts w:ascii="ＭＳ 明朝" w:eastAsia="ＭＳ 明朝" w:hAnsi="ＭＳ 明朝" w:cs="Times New Roman" w:hint="eastAsia"/>
                <w:szCs w:val="20"/>
              </w:rPr>
            </w:rPrChange>
          </w:rPr>
          <w:delText xml:space="preserve">　</w:delText>
        </w:r>
      </w:del>
      <w:r w:rsidRPr="008F4CB5">
        <w:rPr>
          <w:rFonts w:ascii="ＭＳ 明朝" w:eastAsia="ＭＳ 明朝" w:hAnsi="ＭＳ 明朝" w:cs="Times New Roman" w:hint="eastAsia"/>
          <w:szCs w:val="20"/>
          <w:highlight w:val="yellow"/>
          <w:rPrChange w:id="147" w:author="jumpei.miyoshi@acctim.co.jp" w:date="2026-03-11T14:35:00Z" w16du:dateUtc="2026-03-11T05:35:00Z">
            <w:rPr>
              <w:rFonts w:ascii="ＭＳ 明朝" w:eastAsia="ＭＳ 明朝" w:hAnsi="ＭＳ 明朝" w:cs="Times New Roman" w:hint="eastAsia"/>
              <w:szCs w:val="20"/>
            </w:rPr>
          </w:rPrChange>
        </w:rPr>
        <w:t xml:space="preserve">　　　　　　　</w:t>
      </w:r>
      <w:r w:rsidR="00566776" w:rsidRPr="008F4CB5">
        <w:rPr>
          <w:rFonts w:ascii="ＭＳ 明朝" w:eastAsia="ＭＳ 明朝" w:hAnsi="ＭＳ 明朝" w:cs="Times New Roman"/>
          <w:szCs w:val="20"/>
          <w:highlight w:val="yellow"/>
          <w:rPrChange w:id="148" w:author="jumpei.miyoshi@acctim.co.jp" w:date="2026-03-11T14:35:00Z" w16du:dateUtc="2026-03-11T05:35:00Z">
            <w:rPr>
              <w:rFonts w:ascii="ＭＳ 明朝" w:eastAsia="ＭＳ 明朝" w:hAnsi="ＭＳ 明朝" w:cs="Times New Roman"/>
              <w:szCs w:val="20"/>
            </w:rPr>
          </w:rPrChange>
        </w:rPr>
        <w:t xml:space="preserve">   </w:t>
      </w:r>
      <w:r w:rsidR="009D79A6" w:rsidRPr="008F4CB5">
        <w:rPr>
          <w:rFonts w:ascii="ＭＳ 明朝" w:eastAsia="ＭＳ 明朝" w:hAnsi="ＭＳ 明朝" w:cs="Times New Roman"/>
          <w:szCs w:val="20"/>
          <w:highlight w:val="yellow"/>
          <w:rPrChange w:id="149" w:author="jumpei.miyoshi@acctim.co.jp" w:date="2026-03-11T14:35:00Z" w16du:dateUtc="2026-03-11T05:35:00Z">
            <w:rPr>
              <w:rFonts w:ascii="ＭＳ 明朝" w:eastAsia="ＭＳ 明朝" w:hAnsi="ＭＳ 明朝" w:cs="Times New Roman"/>
              <w:szCs w:val="20"/>
            </w:rPr>
          </w:rPrChange>
        </w:rPr>
        <w:t xml:space="preserve"> </w:t>
      </w:r>
      <w:del w:id="150" w:author="jumpei.miyoshi@acctim.co.jp" w:date="2026-03-10T11:10:00Z" w16du:dateUtc="2026-03-10T02:10:00Z">
        <w:r w:rsidR="00566776" w:rsidRPr="008F4CB5" w:rsidDel="00E34BA9">
          <w:rPr>
            <w:rFonts w:ascii="ＭＳ 明朝" w:eastAsia="ＭＳ 明朝" w:hAnsi="ＭＳ 明朝" w:cs="Times New Roman"/>
            <w:szCs w:val="20"/>
            <w:highlight w:val="yellow"/>
            <w:rPrChange w:id="151" w:author="jumpei.miyoshi@acctim.co.jp" w:date="2026-03-11T14:35:00Z" w16du:dateUtc="2026-03-11T05:35:00Z">
              <w:rPr>
                <w:rFonts w:ascii="ＭＳ 明朝" w:eastAsia="ＭＳ 明朝" w:hAnsi="ＭＳ 明朝" w:cs="Times New Roman"/>
                <w:szCs w:val="20"/>
              </w:rPr>
            </w:rPrChange>
          </w:rPr>
          <w:delText>2,271,902</w:delText>
        </w:r>
      </w:del>
      <w:ins w:id="152" w:author="jumpei.miyoshi@acctim.co.jp" w:date="2026-03-10T11:10:00Z" w16du:dateUtc="2026-03-10T02:10:00Z">
        <w:r w:rsidR="00E34BA9" w:rsidRPr="008F4CB5">
          <w:rPr>
            <w:rFonts w:ascii="ＭＳ 明朝" w:eastAsia="ＭＳ 明朝" w:hAnsi="ＭＳ 明朝" w:cs="Times New Roman"/>
            <w:szCs w:val="20"/>
            <w:highlight w:val="yellow"/>
            <w:rPrChange w:id="153" w:author="jumpei.miyoshi@acctim.co.jp" w:date="2026-03-11T14:35:00Z" w16du:dateUtc="2026-03-11T05:35:00Z">
              <w:rPr>
                <w:rFonts w:ascii="ＭＳ 明朝" w:eastAsia="ＭＳ 明朝" w:hAnsi="ＭＳ 明朝" w:cs="Times New Roman"/>
                <w:szCs w:val="20"/>
              </w:rPr>
            </w:rPrChange>
          </w:rPr>
          <w:t>1,180,366</w:t>
        </w:r>
      </w:ins>
      <w:r w:rsidRPr="008F4CB5">
        <w:rPr>
          <w:rFonts w:ascii="ＭＳ 明朝" w:eastAsia="ＭＳ 明朝" w:hAnsi="ＭＳ 明朝" w:cs="Times New Roman" w:hint="eastAsia"/>
          <w:szCs w:val="20"/>
          <w:highlight w:val="yellow"/>
          <w:rPrChange w:id="154" w:author="jumpei.miyoshi@acctim.co.jp" w:date="2026-03-11T14:35:00Z" w16du:dateUtc="2026-03-11T05:35:00Z">
            <w:rPr>
              <w:rFonts w:ascii="ＭＳ 明朝" w:eastAsia="ＭＳ 明朝" w:hAnsi="ＭＳ 明朝" w:cs="Times New Roman" w:hint="eastAsia"/>
              <w:szCs w:val="20"/>
            </w:rPr>
          </w:rPrChange>
        </w:rPr>
        <w:t>千円</w:t>
      </w:r>
    </w:p>
    <w:p w14:paraId="77F30EBB" w14:textId="080E6BB3" w:rsidR="00480EC1" w:rsidRPr="008F4CB5" w:rsidRDefault="00480EC1" w:rsidP="00022419">
      <w:pPr>
        <w:ind w:rightChars="1079" w:right="2266"/>
        <w:jc w:val="distribute"/>
        <w:rPr>
          <w:rFonts w:ascii="ＭＳ 明朝" w:eastAsia="ＭＳ 明朝" w:hAnsi="ＭＳ 明朝" w:cs="Times New Roman"/>
          <w:szCs w:val="20"/>
          <w:highlight w:val="yellow"/>
          <w:rPrChange w:id="155" w:author="jumpei.miyoshi@acctim.co.jp" w:date="2026-03-11T14:35:00Z" w16du:dateUtc="2026-03-11T05:35:00Z">
            <w:rPr>
              <w:rFonts w:ascii="ＭＳ 明朝" w:eastAsia="ＭＳ 明朝" w:hAnsi="ＭＳ 明朝" w:cs="Times New Roman"/>
              <w:szCs w:val="20"/>
            </w:rPr>
          </w:rPrChange>
        </w:rPr>
      </w:pPr>
      <w:r w:rsidRPr="008F4CB5">
        <w:rPr>
          <w:rFonts w:ascii="ＭＳ 明朝" w:eastAsia="ＭＳ 明朝" w:hAnsi="ＭＳ 明朝" w:cs="Times New Roman" w:hint="eastAsia"/>
          <w:szCs w:val="20"/>
          <w:highlight w:val="yellow"/>
          <w:rPrChange w:id="156" w:author="jumpei.miyoshi@acctim.co.jp" w:date="2026-03-11T14:35:00Z" w16du:dateUtc="2026-03-11T05:35:00Z">
            <w:rPr>
              <w:rFonts w:ascii="ＭＳ 明朝" w:eastAsia="ＭＳ 明朝" w:hAnsi="ＭＳ 明朝" w:cs="Times New Roman" w:hint="eastAsia"/>
              <w:szCs w:val="20"/>
            </w:rPr>
          </w:rPrChange>
        </w:rPr>
        <w:t xml:space="preserve">　　　　　株式会社</w:t>
      </w:r>
      <w:del w:id="157" w:author="jumpei.miyoshi@acctim.co.jp" w:date="2026-03-10T11:09:00Z" w16du:dateUtc="2026-03-10T02:09:00Z">
        <w:r w:rsidR="00566776" w:rsidRPr="008F4CB5" w:rsidDel="00022419">
          <w:rPr>
            <w:rFonts w:ascii="ＭＳ 明朝" w:eastAsia="ＭＳ 明朝" w:hAnsi="ＭＳ 明朝" w:cs="Times New Roman" w:hint="eastAsia"/>
            <w:szCs w:val="20"/>
            <w:highlight w:val="yellow"/>
            <w:rPrChange w:id="158" w:author="jumpei.miyoshi@acctim.co.jp" w:date="2026-03-11T14:35:00Z" w16du:dateUtc="2026-03-11T05:35:00Z">
              <w:rPr>
                <w:rFonts w:ascii="ＭＳ 明朝" w:eastAsia="ＭＳ 明朝" w:hAnsi="ＭＳ 明朝" w:cs="Times New Roman" w:hint="eastAsia"/>
                <w:szCs w:val="20"/>
              </w:rPr>
            </w:rPrChange>
          </w:rPr>
          <w:delText>福地建設</w:delText>
        </w:r>
      </w:del>
      <w:ins w:id="159" w:author="jumpei.miyoshi@acctim.co.jp" w:date="2026-03-10T11:09:00Z" w16du:dateUtc="2026-03-10T02:09:00Z">
        <w:r w:rsidR="00022419" w:rsidRPr="008F4CB5">
          <w:rPr>
            <w:rFonts w:ascii="ＭＳ 明朝" w:eastAsia="ＭＳ 明朝" w:hAnsi="ＭＳ 明朝" w:cs="Times New Roman"/>
            <w:szCs w:val="20"/>
            <w:highlight w:val="yellow"/>
            <w:rPrChange w:id="160" w:author="jumpei.miyoshi@acctim.co.jp" w:date="2026-03-11T14:35:00Z" w16du:dateUtc="2026-03-11T05:35:00Z">
              <w:rPr>
                <w:rFonts w:ascii="ＭＳ 明朝" w:eastAsia="ＭＳ 明朝" w:hAnsi="ＭＳ 明朝" w:cs="Times New Roman"/>
                <w:szCs w:val="20"/>
              </w:rPr>
            </w:rPrChange>
          </w:rPr>
          <w:t>FDSエステート</w:t>
        </w:r>
      </w:ins>
      <w:del w:id="161" w:author="jumpei.miyoshi@acctim.co.jp" w:date="2026-03-10T11:09:00Z" w16du:dateUtc="2026-03-10T02:09:00Z">
        <w:r w:rsidRPr="008F4CB5" w:rsidDel="00022419">
          <w:rPr>
            <w:rFonts w:ascii="ＭＳ 明朝" w:eastAsia="ＭＳ 明朝" w:hAnsi="ＭＳ 明朝" w:cs="Times New Roman" w:hint="eastAsia"/>
            <w:szCs w:val="20"/>
            <w:highlight w:val="yellow"/>
            <w:rPrChange w:id="162" w:author="jumpei.miyoshi@acctim.co.jp" w:date="2026-03-11T14:35:00Z" w16du:dateUtc="2026-03-11T05:35:00Z">
              <w:rPr>
                <w:rFonts w:ascii="ＭＳ 明朝" w:eastAsia="ＭＳ 明朝" w:hAnsi="ＭＳ 明朝" w:cs="Times New Roman" w:hint="eastAsia"/>
                <w:szCs w:val="20"/>
              </w:rPr>
            </w:rPrChange>
          </w:rPr>
          <w:delText xml:space="preserve">　</w:delText>
        </w:r>
        <w:r w:rsidRPr="008F4CB5" w:rsidDel="00E34BA9">
          <w:rPr>
            <w:rFonts w:ascii="ＭＳ 明朝" w:eastAsia="ＭＳ 明朝" w:hAnsi="ＭＳ 明朝" w:cs="Times New Roman" w:hint="eastAsia"/>
            <w:szCs w:val="20"/>
            <w:highlight w:val="yellow"/>
            <w:rPrChange w:id="163" w:author="jumpei.miyoshi@acctim.co.jp" w:date="2026-03-11T14:35:00Z" w16du:dateUtc="2026-03-11T05:35:00Z">
              <w:rPr>
                <w:rFonts w:ascii="ＭＳ 明朝" w:eastAsia="ＭＳ 明朝" w:hAnsi="ＭＳ 明朝" w:cs="Times New Roman" w:hint="eastAsia"/>
                <w:szCs w:val="20"/>
              </w:rPr>
            </w:rPrChange>
          </w:rPr>
          <w:delText xml:space="preserve">　　</w:delText>
        </w:r>
      </w:del>
      <w:r w:rsidRPr="008F4CB5">
        <w:rPr>
          <w:rFonts w:ascii="ＭＳ 明朝" w:eastAsia="ＭＳ 明朝" w:hAnsi="ＭＳ 明朝" w:cs="Times New Roman" w:hint="eastAsia"/>
          <w:szCs w:val="20"/>
          <w:highlight w:val="yellow"/>
          <w:rPrChange w:id="164" w:author="jumpei.miyoshi@acctim.co.jp" w:date="2026-03-11T14:35:00Z" w16du:dateUtc="2026-03-11T05:35:00Z">
            <w:rPr>
              <w:rFonts w:ascii="ＭＳ 明朝" w:eastAsia="ＭＳ 明朝" w:hAnsi="ＭＳ 明朝" w:cs="Times New Roman" w:hint="eastAsia"/>
              <w:szCs w:val="20"/>
            </w:rPr>
          </w:rPrChange>
        </w:rPr>
        <w:t xml:space="preserve">　　　</w:t>
      </w:r>
      <w:del w:id="165" w:author="jumpei.miyoshi@acctim.co.jp" w:date="2026-03-10T11:09:00Z" w16du:dateUtc="2026-03-10T02:09:00Z">
        <w:r w:rsidRPr="008F4CB5" w:rsidDel="00022419">
          <w:rPr>
            <w:rFonts w:ascii="ＭＳ 明朝" w:eastAsia="ＭＳ 明朝" w:hAnsi="ＭＳ 明朝" w:cs="Times New Roman" w:hint="eastAsia"/>
            <w:szCs w:val="20"/>
            <w:highlight w:val="yellow"/>
            <w:rPrChange w:id="166" w:author="jumpei.miyoshi@acctim.co.jp" w:date="2026-03-11T14:35:00Z" w16du:dateUtc="2026-03-11T05:35:00Z">
              <w:rPr>
                <w:rFonts w:ascii="ＭＳ 明朝" w:eastAsia="ＭＳ 明朝" w:hAnsi="ＭＳ 明朝" w:cs="Times New Roman" w:hint="eastAsia"/>
                <w:szCs w:val="20"/>
              </w:rPr>
            </w:rPrChange>
          </w:rPr>
          <w:delText xml:space="preserve">　　</w:delText>
        </w:r>
      </w:del>
      <w:r w:rsidRPr="008F4CB5">
        <w:rPr>
          <w:rFonts w:ascii="ＭＳ 明朝" w:eastAsia="ＭＳ 明朝" w:hAnsi="ＭＳ 明朝" w:cs="Times New Roman" w:hint="eastAsia"/>
          <w:szCs w:val="20"/>
          <w:highlight w:val="yellow"/>
          <w:rPrChange w:id="167" w:author="jumpei.miyoshi@acctim.co.jp" w:date="2026-03-11T14:35:00Z" w16du:dateUtc="2026-03-11T05:35:00Z">
            <w:rPr>
              <w:rFonts w:ascii="ＭＳ 明朝" w:eastAsia="ＭＳ 明朝" w:hAnsi="ＭＳ 明朝" w:cs="Times New Roman" w:hint="eastAsia"/>
              <w:szCs w:val="20"/>
            </w:rPr>
          </w:rPrChange>
        </w:rPr>
        <w:t xml:space="preserve">　　　　　</w:t>
      </w:r>
      <w:del w:id="168" w:author="jumpei.miyoshi@acctim.co.jp" w:date="2026-03-10T11:10:00Z" w16du:dateUtc="2026-03-10T02:10:00Z">
        <w:r w:rsidR="00CD59A6" w:rsidRPr="008F4CB5" w:rsidDel="00E34BA9">
          <w:rPr>
            <w:rFonts w:ascii="ＭＳ 明朝" w:eastAsia="ＭＳ 明朝" w:hAnsi="ＭＳ 明朝" w:cs="Times New Roman"/>
            <w:szCs w:val="20"/>
            <w:highlight w:val="yellow"/>
            <w:rPrChange w:id="169" w:author="jumpei.miyoshi@acctim.co.jp" w:date="2026-03-11T14:35:00Z" w16du:dateUtc="2026-03-11T05:35:00Z">
              <w:rPr>
                <w:rFonts w:ascii="ＭＳ 明朝" w:eastAsia="ＭＳ 明朝" w:hAnsi="ＭＳ 明朝" w:cs="Times New Roman"/>
                <w:szCs w:val="20"/>
              </w:rPr>
            </w:rPrChange>
          </w:rPr>
          <w:delText>201</w:delText>
        </w:r>
        <w:r w:rsidR="00566776" w:rsidRPr="008F4CB5" w:rsidDel="00E34BA9">
          <w:rPr>
            <w:rFonts w:ascii="ＭＳ 明朝" w:eastAsia="ＭＳ 明朝" w:hAnsi="ＭＳ 明朝" w:cs="Times New Roman"/>
            <w:szCs w:val="20"/>
            <w:highlight w:val="yellow"/>
            <w:rPrChange w:id="170" w:author="jumpei.miyoshi@acctim.co.jp" w:date="2026-03-11T14:35:00Z" w16du:dateUtc="2026-03-11T05:35:00Z">
              <w:rPr>
                <w:rFonts w:ascii="ＭＳ 明朝" w:eastAsia="ＭＳ 明朝" w:hAnsi="ＭＳ 明朝" w:cs="Times New Roman"/>
                <w:szCs w:val="20"/>
              </w:rPr>
            </w:rPrChange>
          </w:rPr>
          <w:delText>,000</w:delText>
        </w:r>
      </w:del>
      <w:ins w:id="171" w:author="jumpei.miyoshi@acctim.co.jp" w:date="2026-03-10T11:10:00Z" w16du:dateUtc="2026-03-10T02:10:00Z">
        <w:r w:rsidR="00E34BA9" w:rsidRPr="008F4CB5">
          <w:rPr>
            <w:rFonts w:ascii="ＭＳ 明朝" w:eastAsia="ＭＳ 明朝" w:hAnsi="ＭＳ 明朝" w:cs="Times New Roman"/>
            <w:szCs w:val="20"/>
            <w:highlight w:val="yellow"/>
            <w:rPrChange w:id="172" w:author="jumpei.miyoshi@acctim.co.jp" w:date="2026-03-11T14:35:00Z" w16du:dateUtc="2026-03-11T05:35:00Z">
              <w:rPr>
                <w:rFonts w:ascii="ＭＳ 明朝" w:eastAsia="ＭＳ 明朝" w:hAnsi="ＭＳ 明朝" w:cs="Times New Roman"/>
                <w:szCs w:val="20"/>
              </w:rPr>
            </w:rPrChange>
          </w:rPr>
          <w:t>794,668</w:t>
        </w:r>
      </w:ins>
      <w:r w:rsidRPr="008F4CB5">
        <w:rPr>
          <w:rFonts w:ascii="ＭＳ 明朝" w:eastAsia="ＭＳ 明朝" w:hAnsi="ＭＳ 明朝" w:cs="Times New Roman" w:hint="eastAsia"/>
          <w:szCs w:val="20"/>
          <w:highlight w:val="yellow"/>
          <w:rPrChange w:id="173" w:author="jumpei.miyoshi@acctim.co.jp" w:date="2026-03-11T14:35:00Z" w16du:dateUtc="2026-03-11T05:35:00Z">
            <w:rPr>
              <w:rFonts w:ascii="ＭＳ 明朝" w:eastAsia="ＭＳ 明朝" w:hAnsi="ＭＳ 明朝" w:cs="Times New Roman" w:hint="eastAsia"/>
              <w:szCs w:val="20"/>
            </w:rPr>
          </w:rPrChange>
        </w:rPr>
        <w:t>千円</w:t>
      </w:r>
    </w:p>
    <w:p w14:paraId="1E90D8EA" w14:textId="35AE2881" w:rsidR="00480EC1" w:rsidRPr="008F4CB5" w:rsidRDefault="00480EC1" w:rsidP="00480EC1">
      <w:pPr>
        <w:ind w:rightChars="1079" w:right="2266"/>
        <w:jc w:val="distribute"/>
        <w:rPr>
          <w:rFonts w:ascii="ＭＳ 明朝" w:eastAsia="ＭＳ 明朝" w:hAnsi="ＭＳ 明朝" w:cs="Times New Roman"/>
          <w:szCs w:val="20"/>
          <w:highlight w:val="yellow"/>
          <w:rPrChange w:id="174" w:author="jumpei.miyoshi@acctim.co.jp" w:date="2026-03-11T14:35:00Z" w16du:dateUtc="2026-03-11T05:35:00Z">
            <w:rPr>
              <w:rFonts w:ascii="ＭＳ 明朝" w:eastAsia="ＭＳ 明朝" w:hAnsi="ＭＳ 明朝" w:cs="Times New Roman"/>
              <w:szCs w:val="20"/>
            </w:rPr>
          </w:rPrChange>
        </w:rPr>
      </w:pPr>
      <w:r w:rsidRPr="008F4CB5">
        <w:rPr>
          <w:rFonts w:ascii="ＭＳ 明朝" w:eastAsia="ＭＳ 明朝" w:hAnsi="ＭＳ 明朝" w:cs="Times New Roman" w:hint="eastAsia"/>
          <w:szCs w:val="20"/>
          <w:highlight w:val="yellow"/>
          <w:rPrChange w:id="175" w:author="jumpei.miyoshi@acctim.co.jp" w:date="2026-03-11T14:35:00Z" w16du:dateUtc="2026-03-11T05:35:00Z">
            <w:rPr>
              <w:rFonts w:ascii="ＭＳ 明朝" w:eastAsia="ＭＳ 明朝" w:hAnsi="ＭＳ 明朝" w:cs="Times New Roman" w:hint="eastAsia"/>
              <w:szCs w:val="20"/>
            </w:rPr>
          </w:rPrChange>
        </w:rPr>
        <w:t xml:space="preserve">　　　　　フクチクリエイト株式会社</w:t>
      </w:r>
      <w:r w:rsidR="00A26D6C" w:rsidRPr="008F4CB5">
        <w:rPr>
          <w:rFonts w:ascii="ＭＳ 明朝" w:eastAsia="ＭＳ 明朝" w:hAnsi="ＭＳ 明朝" w:cs="Times New Roman"/>
          <w:szCs w:val="20"/>
          <w:highlight w:val="yellow"/>
          <w:rPrChange w:id="176" w:author="jumpei.miyoshi@acctim.co.jp" w:date="2026-03-11T14:35:00Z" w16du:dateUtc="2026-03-11T05:35:00Z">
            <w:rPr>
              <w:rFonts w:ascii="ＭＳ 明朝" w:eastAsia="ＭＳ 明朝" w:hAnsi="ＭＳ 明朝" w:cs="Times New Roman"/>
              <w:szCs w:val="20"/>
            </w:rPr>
          </w:rPrChange>
        </w:rPr>
        <w:t xml:space="preserve"> </w:t>
      </w:r>
      <w:r w:rsidRPr="008F4CB5">
        <w:rPr>
          <w:rFonts w:ascii="ＭＳ 明朝" w:eastAsia="ＭＳ 明朝" w:hAnsi="ＭＳ 明朝" w:cs="Times New Roman" w:hint="eastAsia"/>
          <w:szCs w:val="20"/>
          <w:highlight w:val="yellow"/>
          <w:rPrChange w:id="177" w:author="jumpei.miyoshi@acctim.co.jp" w:date="2026-03-11T14:35:00Z" w16du:dateUtc="2026-03-11T05:35:00Z">
            <w:rPr>
              <w:rFonts w:ascii="ＭＳ 明朝" w:eastAsia="ＭＳ 明朝" w:hAnsi="ＭＳ 明朝" w:cs="Times New Roman" w:hint="eastAsia"/>
              <w:szCs w:val="20"/>
            </w:rPr>
          </w:rPrChange>
        </w:rPr>
        <w:t xml:space="preserve">　　　　</w:t>
      </w:r>
      <w:del w:id="178" w:author="jumpei.miyoshi@acctim.co.jp" w:date="2026-03-10T11:10:00Z" w16du:dateUtc="2026-03-10T02:10:00Z">
        <w:r w:rsidRPr="008F4CB5" w:rsidDel="00E34BA9">
          <w:rPr>
            <w:rFonts w:ascii="ＭＳ 明朝" w:eastAsia="ＭＳ 明朝" w:hAnsi="ＭＳ 明朝" w:cs="Times New Roman" w:hint="eastAsia"/>
            <w:szCs w:val="20"/>
            <w:highlight w:val="yellow"/>
            <w:rPrChange w:id="179" w:author="jumpei.miyoshi@acctim.co.jp" w:date="2026-03-11T14:35:00Z" w16du:dateUtc="2026-03-11T05:35:00Z">
              <w:rPr>
                <w:rFonts w:ascii="ＭＳ 明朝" w:eastAsia="ＭＳ 明朝" w:hAnsi="ＭＳ 明朝" w:cs="Times New Roman" w:hint="eastAsia"/>
                <w:szCs w:val="20"/>
              </w:rPr>
            </w:rPrChange>
          </w:rPr>
          <w:delText xml:space="preserve">　</w:delText>
        </w:r>
      </w:del>
      <w:r w:rsidRPr="008F4CB5">
        <w:rPr>
          <w:rFonts w:ascii="ＭＳ 明朝" w:eastAsia="ＭＳ 明朝" w:hAnsi="ＭＳ 明朝" w:cs="Times New Roman" w:hint="eastAsia"/>
          <w:szCs w:val="20"/>
          <w:highlight w:val="yellow"/>
          <w:rPrChange w:id="180" w:author="jumpei.miyoshi@acctim.co.jp" w:date="2026-03-11T14:35:00Z" w16du:dateUtc="2026-03-11T05:35:00Z">
            <w:rPr>
              <w:rFonts w:ascii="ＭＳ 明朝" w:eastAsia="ＭＳ 明朝" w:hAnsi="ＭＳ 明朝" w:cs="Times New Roman" w:hint="eastAsia"/>
              <w:szCs w:val="20"/>
            </w:rPr>
          </w:rPrChange>
        </w:rPr>
        <w:t xml:space="preserve">　　　</w:t>
      </w:r>
      <w:del w:id="181" w:author="jumpei.miyoshi@acctim.co.jp" w:date="2026-03-10T11:10:00Z" w16du:dateUtc="2026-03-10T02:10:00Z">
        <w:r w:rsidR="00566776" w:rsidRPr="008F4CB5" w:rsidDel="00E34BA9">
          <w:rPr>
            <w:rFonts w:ascii="ＭＳ 明朝" w:eastAsia="ＭＳ 明朝" w:hAnsi="ＭＳ 明朝" w:cs="Times New Roman"/>
            <w:szCs w:val="20"/>
            <w:highlight w:val="yellow"/>
            <w:rPrChange w:id="182" w:author="jumpei.miyoshi@acctim.co.jp" w:date="2026-03-11T14:35:00Z" w16du:dateUtc="2026-03-11T05:35:00Z">
              <w:rPr>
                <w:rFonts w:ascii="ＭＳ 明朝" w:eastAsia="ＭＳ 明朝" w:hAnsi="ＭＳ 明朝" w:cs="Times New Roman"/>
                <w:szCs w:val="20"/>
              </w:rPr>
            </w:rPrChange>
          </w:rPr>
          <w:delText>132,000</w:delText>
        </w:r>
      </w:del>
      <w:ins w:id="183" w:author="jumpei.miyoshi@acctim.co.jp" w:date="2026-03-10T11:10:00Z" w16du:dateUtc="2026-03-10T02:10:00Z">
        <w:r w:rsidR="00E34BA9" w:rsidRPr="008F4CB5">
          <w:rPr>
            <w:rFonts w:ascii="ＭＳ 明朝" w:eastAsia="ＭＳ 明朝" w:hAnsi="ＭＳ 明朝" w:cs="Times New Roman"/>
            <w:szCs w:val="20"/>
            <w:highlight w:val="yellow"/>
            <w:rPrChange w:id="184" w:author="jumpei.miyoshi@acctim.co.jp" w:date="2026-03-11T14:35:00Z" w16du:dateUtc="2026-03-11T05:35:00Z">
              <w:rPr>
                <w:rFonts w:ascii="ＭＳ 明朝" w:eastAsia="ＭＳ 明朝" w:hAnsi="ＭＳ 明朝" w:cs="Times New Roman"/>
                <w:szCs w:val="20"/>
              </w:rPr>
            </w:rPrChange>
          </w:rPr>
          <w:t>123,000</w:t>
        </w:r>
      </w:ins>
      <w:r w:rsidRPr="008F4CB5">
        <w:rPr>
          <w:rFonts w:ascii="ＭＳ 明朝" w:eastAsia="ＭＳ 明朝" w:hAnsi="ＭＳ 明朝" w:cs="Times New Roman" w:hint="eastAsia"/>
          <w:szCs w:val="20"/>
          <w:highlight w:val="yellow"/>
          <w:rPrChange w:id="185" w:author="jumpei.miyoshi@acctim.co.jp" w:date="2026-03-11T14:35:00Z" w16du:dateUtc="2026-03-11T05:35:00Z">
            <w:rPr>
              <w:rFonts w:ascii="ＭＳ 明朝" w:eastAsia="ＭＳ 明朝" w:hAnsi="ＭＳ 明朝" w:cs="Times New Roman" w:hint="eastAsia"/>
              <w:szCs w:val="20"/>
            </w:rPr>
          </w:rPrChange>
        </w:rPr>
        <w:t>千円</w:t>
      </w:r>
    </w:p>
    <w:p w14:paraId="3F698355" w14:textId="4DE02939" w:rsidR="008D68C1" w:rsidRPr="008F4CB5" w:rsidRDefault="008D68C1" w:rsidP="007D65B5">
      <w:pPr>
        <w:autoSpaceDE w:val="0"/>
        <w:autoSpaceDN w:val="0"/>
        <w:adjustRightInd w:val="0"/>
        <w:snapToGrid w:val="0"/>
        <w:spacing w:line="320" w:lineRule="exact"/>
        <w:outlineLvl w:val="3"/>
        <w:rPr>
          <w:rFonts w:ascii="ＭＳ 明朝" w:eastAsia="ＭＳ 明朝" w:hAnsi="ＭＳ 明朝" w:cs="Times New Roman"/>
          <w:szCs w:val="20"/>
          <w:highlight w:val="yellow"/>
          <w:rPrChange w:id="186" w:author="jumpei.miyoshi@acctim.co.jp" w:date="2026-03-11T14:35:00Z" w16du:dateUtc="2026-03-11T05:35:00Z">
            <w:rPr>
              <w:rFonts w:ascii="ＭＳ 明朝" w:eastAsia="ＭＳ 明朝" w:hAnsi="ＭＳ 明朝" w:cs="Times New Roman"/>
              <w:szCs w:val="20"/>
            </w:rPr>
          </w:rPrChange>
        </w:rPr>
      </w:pPr>
    </w:p>
    <w:p w14:paraId="2B9A4547" w14:textId="27974C9C" w:rsidR="008D68C1" w:rsidRPr="00610544" w:rsidRDefault="00F233DA" w:rsidP="007D65B5">
      <w:pPr>
        <w:autoSpaceDE w:val="0"/>
        <w:autoSpaceDN w:val="0"/>
        <w:adjustRightInd w:val="0"/>
        <w:snapToGrid w:val="0"/>
        <w:spacing w:line="320" w:lineRule="exact"/>
        <w:outlineLvl w:val="3"/>
        <w:rPr>
          <w:rFonts w:ascii="ＭＳ 明朝" w:eastAsia="ＭＳ 明朝" w:hAnsi="ＭＳ 明朝" w:cs="Times New Roman"/>
          <w:szCs w:val="20"/>
        </w:rPr>
      </w:pPr>
      <w:r w:rsidRPr="00610544">
        <w:rPr>
          <w:rFonts w:ascii="ＭＳ 明朝" w:eastAsia="ＭＳ 明朝" w:hAnsi="ＭＳ 明朝" w:cs="Times New Roman" w:hint="eastAsia"/>
          <w:szCs w:val="20"/>
        </w:rPr>
        <w:t xml:space="preserve">　　</w:t>
      </w:r>
      <w:r w:rsidR="001D4CB8" w:rsidRPr="00610544">
        <w:rPr>
          <w:rFonts w:ascii="ＭＳ 明朝" w:eastAsia="ＭＳ 明朝" w:hAnsi="ＭＳ 明朝" w:cs="Times New Roman" w:hint="eastAsia"/>
          <w:szCs w:val="20"/>
        </w:rPr>
        <w:t>４</w:t>
      </w:r>
      <w:r w:rsidRPr="00610544">
        <w:rPr>
          <w:rFonts w:ascii="ＭＳ 明朝" w:eastAsia="ＭＳ 明朝" w:hAnsi="ＭＳ 明朝" w:cs="Times New Roman" w:hint="eastAsia"/>
          <w:szCs w:val="20"/>
        </w:rPr>
        <w:t>．関係会社に対する金銭債権及び金銭債務</w:t>
      </w:r>
    </w:p>
    <w:p w14:paraId="083E0EDC" w14:textId="2D66FC97" w:rsidR="009546DB" w:rsidRPr="00610544" w:rsidRDefault="00F233DA" w:rsidP="007D65B5">
      <w:pPr>
        <w:autoSpaceDE w:val="0"/>
        <w:autoSpaceDN w:val="0"/>
        <w:adjustRightInd w:val="0"/>
        <w:snapToGrid w:val="0"/>
        <w:spacing w:line="320" w:lineRule="exact"/>
        <w:outlineLvl w:val="3"/>
        <w:rPr>
          <w:rFonts w:ascii="ＭＳ 明朝" w:eastAsia="ＭＳ 明朝" w:hAnsi="ＭＳ 明朝" w:cs="Times New Roman"/>
          <w:szCs w:val="20"/>
        </w:rPr>
      </w:pPr>
      <w:r w:rsidRPr="00610544">
        <w:rPr>
          <w:rFonts w:ascii="ＭＳ 明朝" w:eastAsia="ＭＳ 明朝" w:hAnsi="ＭＳ 明朝" w:cs="Times New Roman" w:hint="eastAsia"/>
          <w:szCs w:val="20"/>
        </w:rPr>
        <w:t xml:space="preserve">　　　　</w:t>
      </w:r>
      <w:ins w:id="187" w:author="jumpei.miyoshi@acctim.co.jp" w:date="2026-03-23T15:59:00Z" w16du:dateUtc="2026-03-23T06:59:00Z">
        <w:r w:rsidR="00610544" w:rsidRPr="00610544">
          <w:rPr>
            <w:rFonts w:ascii="ＭＳ 明朝" w:eastAsia="ＭＳ 明朝" w:hAnsi="ＭＳ 明朝" w:cs="ＭＳ 明朝" w:hint="eastAsia"/>
            <w:rPrChange w:id="188" w:author="jumpei.miyoshi@acctim.co.jp" w:date="2026-03-23T15:59:00Z" w16du:dateUtc="2026-03-23T06:59:00Z">
              <w:rPr>
                <w:rFonts w:ascii="ＭＳ 明朝" w:eastAsia="ＭＳ 明朝" w:hAnsi="ＭＳ 明朝" w:cs="ＭＳ 明朝" w:hint="eastAsia"/>
                <w:highlight w:val="yellow"/>
              </w:rPr>
            </w:rPrChange>
          </w:rPr>
          <w:t>長期</w:t>
        </w:r>
      </w:ins>
      <w:del w:id="189" w:author="jumpei.miyoshi@acctim.co.jp" w:date="2026-03-23T15:59:00Z" w16du:dateUtc="2026-03-23T06:59:00Z">
        <w:r w:rsidR="00480EC1" w:rsidRPr="00610544" w:rsidDel="00610544">
          <w:rPr>
            <w:rFonts w:ascii="ＭＳ 明朝" w:eastAsia="ＭＳ 明朝" w:hAnsi="ＭＳ 明朝" w:cs="ＭＳ 明朝"/>
          </w:rPr>
          <w:delText>短期</w:delText>
        </w:r>
      </w:del>
      <w:r w:rsidR="00480EC1" w:rsidRPr="00610544">
        <w:rPr>
          <w:rFonts w:ascii="ＭＳ 明朝" w:eastAsia="ＭＳ 明朝" w:hAnsi="ＭＳ 明朝" w:cs="ＭＳ 明朝"/>
        </w:rPr>
        <w:t>金銭</w:t>
      </w:r>
      <w:ins w:id="190" w:author="jumpei.miyoshi@acctim.co.jp" w:date="2026-03-23T15:59:00Z" w16du:dateUtc="2026-03-23T06:59:00Z">
        <w:r w:rsidR="00610544" w:rsidRPr="00610544">
          <w:rPr>
            <w:rFonts w:ascii="ＭＳ 明朝" w:eastAsia="ＭＳ 明朝" w:hAnsi="ＭＳ 明朝" w:cs="ＭＳ 明朝" w:hint="eastAsia"/>
            <w:rPrChange w:id="191" w:author="jumpei.miyoshi@acctim.co.jp" w:date="2026-03-23T15:59:00Z" w16du:dateUtc="2026-03-23T06:59:00Z">
              <w:rPr>
                <w:rFonts w:ascii="ＭＳ 明朝" w:eastAsia="ＭＳ 明朝" w:hAnsi="ＭＳ 明朝" w:cs="ＭＳ 明朝" w:hint="eastAsia"/>
                <w:highlight w:val="yellow"/>
              </w:rPr>
            </w:rPrChange>
          </w:rPr>
          <w:t>債務</w:t>
        </w:r>
      </w:ins>
      <w:del w:id="192" w:author="jumpei.miyoshi@acctim.co.jp" w:date="2026-03-23T15:59:00Z" w16du:dateUtc="2026-03-23T06:59:00Z">
        <w:r w:rsidR="00480EC1" w:rsidRPr="00610544" w:rsidDel="00610544">
          <w:rPr>
            <w:rFonts w:ascii="ＭＳ 明朝" w:eastAsia="ＭＳ 明朝" w:hAnsi="ＭＳ 明朝" w:cs="ＭＳ 明朝"/>
          </w:rPr>
          <w:delText>債権</w:delText>
        </w:r>
      </w:del>
      <w:r w:rsidR="00480EC1" w:rsidRPr="00610544">
        <w:rPr>
          <w:rFonts w:ascii="ＭＳ 明朝" w:eastAsia="ＭＳ 明朝" w:hAnsi="ＭＳ 明朝" w:cs="ＭＳ 明朝"/>
        </w:rPr>
        <w:t xml:space="preserve">　　　　　　　　　　</w:t>
      </w:r>
      <w:r w:rsidR="00480EC1" w:rsidRPr="00610544">
        <w:rPr>
          <w:rFonts w:ascii="ＭＳ 明朝" w:eastAsia="ＭＳ 明朝" w:hAnsi="ＭＳ 明朝" w:cs="ＭＳ 明朝" w:hint="eastAsia"/>
        </w:rPr>
        <w:t xml:space="preserve">　　　　</w:t>
      </w:r>
      <w:r w:rsidR="00481582" w:rsidRPr="00610544">
        <w:rPr>
          <w:rFonts w:ascii="ＭＳ 明朝" w:eastAsia="ＭＳ 明朝" w:hAnsi="ＭＳ 明朝" w:cs="ＭＳ 明朝" w:hint="eastAsia"/>
        </w:rPr>
        <w:t xml:space="preserve">　</w:t>
      </w:r>
      <w:r w:rsidR="00480EC1" w:rsidRPr="00610544">
        <w:rPr>
          <w:rFonts w:ascii="ＭＳ 明朝" w:eastAsia="ＭＳ 明朝" w:hAnsi="ＭＳ 明朝" w:cs="ＭＳ 明朝" w:hint="eastAsia"/>
        </w:rPr>
        <w:t xml:space="preserve">　</w:t>
      </w:r>
      <w:r w:rsidR="009A7739" w:rsidRPr="00610544">
        <w:rPr>
          <w:rFonts w:ascii="ＭＳ 明朝" w:eastAsia="ＭＳ 明朝" w:hAnsi="ＭＳ 明朝" w:cs="ＭＳ 明朝"/>
        </w:rPr>
        <w:t xml:space="preserve"> </w:t>
      </w:r>
      <w:r w:rsidR="00480EC1" w:rsidRPr="00610544">
        <w:rPr>
          <w:rFonts w:ascii="ＭＳ 明朝" w:eastAsia="ＭＳ 明朝" w:hAnsi="ＭＳ 明朝" w:cs="ＭＳ 明朝"/>
        </w:rPr>
        <w:t xml:space="preserve"> </w:t>
      </w:r>
      <w:ins w:id="193" w:author="jumpei.miyoshi@acctim.co.jp" w:date="2026-03-23T16:01:00Z" w16du:dateUtc="2026-03-23T07:01:00Z">
        <w:r w:rsidR="00EC41E2">
          <w:rPr>
            <w:rFonts w:ascii="ＭＳ 明朝" w:eastAsia="ＭＳ 明朝" w:hAnsi="ＭＳ 明朝" w:cs="ＭＳ 明朝" w:hint="eastAsia"/>
          </w:rPr>
          <w:t>2</w:t>
        </w:r>
      </w:ins>
      <w:del w:id="194" w:author="jumpei.miyoshi@acctim.co.jp" w:date="2026-03-10T14:23:00Z" w16du:dateUtc="2026-03-10T05:23:00Z">
        <w:r w:rsidR="00481582" w:rsidRPr="00610544" w:rsidDel="00593AFD">
          <w:rPr>
            <w:rFonts w:ascii="ＭＳ 明朝" w:eastAsia="ＭＳ 明朝" w:hAnsi="ＭＳ 明朝" w:cs="ＭＳ 明朝" w:hint="eastAsia"/>
          </w:rPr>
          <w:delText>20,493</w:delText>
        </w:r>
      </w:del>
      <w:ins w:id="195" w:author="jumpei.miyoshi@acctim.co.jp" w:date="2026-03-10T14:23:00Z" w16du:dateUtc="2026-03-10T05:23:00Z">
        <w:r w:rsidR="00593AFD" w:rsidRPr="00610544">
          <w:rPr>
            <w:rFonts w:ascii="ＭＳ 明朝" w:eastAsia="ＭＳ 明朝" w:hAnsi="ＭＳ 明朝" w:cs="ＭＳ 明朝"/>
            <w:rPrChange w:id="196" w:author="jumpei.miyoshi@acctim.co.jp" w:date="2026-03-23T15:59:00Z" w16du:dateUtc="2026-03-23T06:59:00Z">
              <w:rPr>
                <w:rFonts w:ascii="ＭＳ 明朝" w:eastAsia="ＭＳ 明朝" w:hAnsi="ＭＳ 明朝" w:cs="ＭＳ 明朝"/>
                <w:highlight w:val="yellow"/>
              </w:rPr>
            </w:rPrChange>
          </w:rPr>
          <w:t>,</w:t>
        </w:r>
      </w:ins>
      <w:ins w:id="197" w:author="jumpei.miyoshi@acctim.co.jp" w:date="2026-03-23T16:01:00Z" w16du:dateUtc="2026-03-23T07:01:00Z">
        <w:r w:rsidR="00EC41E2">
          <w:rPr>
            <w:rFonts w:ascii="ＭＳ 明朝" w:eastAsia="ＭＳ 明朝" w:hAnsi="ＭＳ 明朝" w:cs="ＭＳ 明朝" w:hint="eastAsia"/>
          </w:rPr>
          <w:t>561</w:t>
        </w:r>
      </w:ins>
      <w:ins w:id="198" w:author="jumpei.miyoshi@acctim.co.jp" w:date="2026-03-10T14:23:00Z" w16du:dateUtc="2026-03-10T05:23:00Z">
        <w:r w:rsidR="00593AFD" w:rsidRPr="00610544">
          <w:rPr>
            <w:rFonts w:ascii="ＭＳ 明朝" w:eastAsia="ＭＳ 明朝" w:hAnsi="ＭＳ 明朝" w:cs="ＭＳ 明朝"/>
            <w:rPrChange w:id="199" w:author="jumpei.miyoshi@acctim.co.jp" w:date="2026-03-23T15:59:00Z" w16du:dateUtc="2026-03-23T06:59:00Z">
              <w:rPr>
                <w:rFonts w:ascii="ＭＳ 明朝" w:eastAsia="ＭＳ 明朝" w:hAnsi="ＭＳ 明朝" w:cs="ＭＳ 明朝"/>
                <w:highlight w:val="yellow"/>
              </w:rPr>
            </w:rPrChange>
          </w:rPr>
          <w:t>,</w:t>
        </w:r>
      </w:ins>
      <w:ins w:id="200" w:author="jumpei.miyoshi@acctim.co.jp" w:date="2026-03-23T16:01:00Z" w16du:dateUtc="2026-03-23T07:01:00Z">
        <w:r w:rsidR="00EC41E2">
          <w:rPr>
            <w:rFonts w:ascii="ＭＳ 明朝" w:eastAsia="ＭＳ 明朝" w:hAnsi="ＭＳ 明朝" w:cs="ＭＳ 明朝" w:hint="eastAsia"/>
          </w:rPr>
          <w:t>502</w:t>
        </w:r>
      </w:ins>
      <w:r w:rsidR="00480EC1" w:rsidRPr="00610544">
        <w:rPr>
          <w:rFonts w:ascii="ＭＳ 明朝" w:eastAsia="ＭＳ 明朝" w:hAnsi="ＭＳ 明朝" w:cs="ＭＳ 明朝"/>
        </w:rPr>
        <w:t xml:space="preserve"> 千円</w:t>
      </w:r>
    </w:p>
    <w:p w14:paraId="0081F264" w14:textId="77777777" w:rsidR="00D634D0" w:rsidRPr="00EC41E2" w:rsidRDefault="00D634D0" w:rsidP="007D65B5">
      <w:pPr>
        <w:autoSpaceDE w:val="0"/>
        <w:autoSpaceDN w:val="0"/>
        <w:adjustRightInd w:val="0"/>
        <w:snapToGrid w:val="0"/>
        <w:spacing w:line="320" w:lineRule="exact"/>
        <w:outlineLvl w:val="3"/>
        <w:rPr>
          <w:rFonts w:ascii="ＭＳ 明朝" w:eastAsia="ＭＳ 明朝" w:hAnsi="ＭＳ 明朝" w:cs="Times New Roman"/>
          <w:szCs w:val="20"/>
        </w:rPr>
      </w:pPr>
    </w:p>
    <w:p w14:paraId="38C7D78B" w14:textId="736839E5" w:rsidR="00F233DA" w:rsidRPr="00610544" w:rsidRDefault="00F233DA" w:rsidP="007D65B5">
      <w:pPr>
        <w:autoSpaceDE w:val="0"/>
        <w:autoSpaceDN w:val="0"/>
        <w:adjustRightInd w:val="0"/>
        <w:snapToGrid w:val="0"/>
        <w:spacing w:line="320" w:lineRule="exact"/>
        <w:outlineLvl w:val="3"/>
        <w:rPr>
          <w:rFonts w:ascii="ＭＳ 明朝" w:eastAsia="ＭＳ 明朝" w:hAnsi="ＭＳ 明朝" w:cs="Times New Roman"/>
          <w:szCs w:val="20"/>
        </w:rPr>
      </w:pPr>
      <w:r w:rsidRPr="00610544">
        <w:rPr>
          <w:rFonts w:ascii="ＭＳ 明朝" w:eastAsia="ＭＳ 明朝" w:hAnsi="ＭＳ 明朝" w:cs="Times New Roman" w:hint="eastAsia"/>
          <w:szCs w:val="20"/>
        </w:rPr>
        <w:t xml:space="preserve">　　　　</w:t>
      </w:r>
    </w:p>
    <w:p w14:paraId="2CC728E2" w14:textId="086E4A4B" w:rsidR="007D65B5" w:rsidRPr="00610544" w:rsidRDefault="007D65B5" w:rsidP="007D65B5">
      <w:pPr>
        <w:rPr>
          <w:rFonts w:ascii="Century" w:eastAsia="ＭＳ 明朝" w:hAnsi="Century" w:cs="Times New Roman"/>
          <w:szCs w:val="20"/>
        </w:rPr>
      </w:pPr>
      <w:r w:rsidRPr="00610544">
        <w:rPr>
          <w:rFonts w:ascii="Century" w:eastAsia="ＭＳ 明朝" w:hAnsi="Century" w:cs="Times New Roman" w:hint="eastAsia"/>
          <w:szCs w:val="20"/>
        </w:rPr>
        <w:t>損益計算書</w:t>
      </w:r>
      <w:r w:rsidR="00C873F8" w:rsidRPr="00610544">
        <w:rPr>
          <w:rFonts w:ascii="Century" w:eastAsia="ＭＳ 明朝" w:hAnsi="Century" w:cs="Times New Roman" w:hint="eastAsia"/>
          <w:szCs w:val="20"/>
        </w:rPr>
        <w:t>に関する注記</w:t>
      </w:r>
    </w:p>
    <w:p w14:paraId="25354B4E" w14:textId="6D5DE740" w:rsidR="007D65B5" w:rsidRPr="00610544" w:rsidRDefault="00627C86" w:rsidP="007D65B5">
      <w:pPr>
        <w:autoSpaceDE w:val="0"/>
        <w:autoSpaceDN w:val="0"/>
        <w:adjustRightInd w:val="0"/>
        <w:snapToGrid w:val="0"/>
        <w:spacing w:line="320" w:lineRule="exact"/>
        <w:outlineLvl w:val="3"/>
        <w:rPr>
          <w:rFonts w:ascii="ＭＳ 明朝" w:eastAsia="ＭＳ 明朝" w:hAnsi="ＭＳ 明朝" w:cs="Times New Roman"/>
          <w:szCs w:val="20"/>
        </w:rPr>
      </w:pPr>
      <w:r w:rsidRPr="00610544">
        <w:rPr>
          <w:rFonts w:ascii="ＭＳ 明朝" w:eastAsia="ＭＳ 明朝" w:hAnsi="ＭＳ 明朝" w:cs="Times New Roman" w:hint="eastAsia"/>
          <w:szCs w:val="20"/>
        </w:rPr>
        <w:t xml:space="preserve">　　関係会社との取引高</w:t>
      </w:r>
    </w:p>
    <w:p w14:paraId="78416182" w14:textId="7EEB15DE" w:rsidR="00627C86" w:rsidRPr="00610544" w:rsidRDefault="00627C86" w:rsidP="007D65B5">
      <w:pPr>
        <w:autoSpaceDE w:val="0"/>
        <w:autoSpaceDN w:val="0"/>
        <w:adjustRightInd w:val="0"/>
        <w:snapToGrid w:val="0"/>
        <w:spacing w:line="320" w:lineRule="exact"/>
        <w:outlineLvl w:val="3"/>
        <w:rPr>
          <w:rFonts w:ascii="ＭＳ 明朝" w:eastAsia="ＭＳ 明朝" w:hAnsi="ＭＳ 明朝" w:cs="Times New Roman"/>
          <w:szCs w:val="20"/>
        </w:rPr>
      </w:pPr>
      <w:r w:rsidRPr="00610544">
        <w:rPr>
          <w:rFonts w:ascii="ＭＳ 明朝" w:eastAsia="ＭＳ 明朝" w:hAnsi="ＭＳ 明朝" w:cs="Times New Roman" w:hint="eastAsia"/>
          <w:szCs w:val="20"/>
        </w:rPr>
        <w:t xml:space="preserve">　　　営業取引</w:t>
      </w:r>
      <w:ins w:id="201" w:author="jumpei.miyoshi@acctim.co.jp" w:date="2026-03-23T16:00:00Z" w16du:dateUtc="2026-03-23T07:00:00Z">
        <w:r w:rsidR="00EC41E2">
          <w:rPr>
            <w:rFonts w:ascii="ＭＳ 明朝" w:eastAsia="ＭＳ 明朝" w:hAnsi="ＭＳ 明朝" w:cs="Times New Roman" w:hint="eastAsia"/>
            <w:szCs w:val="20"/>
          </w:rPr>
          <w:t>以外の取引</w:t>
        </w:r>
      </w:ins>
      <w:r w:rsidRPr="00610544">
        <w:rPr>
          <w:rFonts w:ascii="ＭＳ 明朝" w:eastAsia="ＭＳ 明朝" w:hAnsi="ＭＳ 明朝" w:cs="Times New Roman" w:hint="eastAsia"/>
          <w:szCs w:val="20"/>
        </w:rPr>
        <w:t>による取引高</w:t>
      </w:r>
    </w:p>
    <w:p w14:paraId="35463AFC" w14:textId="3198DB9E" w:rsidR="00B078DF" w:rsidRPr="00610544" w:rsidRDefault="00627C86" w:rsidP="007D65B5">
      <w:pPr>
        <w:autoSpaceDE w:val="0"/>
        <w:autoSpaceDN w:val="0"/>
        <w:adjustRightInd w:val="0"/>
        <w:snapToGrid w:val="0"/>
        <w:spacing w:line="320" w:lineRule="exact"/>
        <w:outlineLvl w:val="3"/>
        <w:rPr>
          <w:rFonts w:ascii="ＭＳ 明朝" w:eastAsia="ＭＳ 明朝" w:hAnsi="ＭＳ 明朝" w:cs="Times New Roman"/>
          <w:szCs w:val="20"/>
        </w:rPr>
      </w:pPr>
      <w:r w:rsidRPr="00610544">
        <w:rPr>
          <w:rFonts w:ascii="ＭＳ 明朝" w:eastAsia="ＭＳ 明朝" w:hAnsi="ＭＳ 明朝" w:cs="Times New Roman" w:hint="eastAsia"/>
          <w:szCs w:val="20"/>
        </w:rPr>
        <w:t xml:space="preserve">　　　</w:t>
      </w:r>
      <w:r w:rsidR="00480EC1" w:rsidRPr="00610544">
        <w:rPr>
          <w:rFonts w:ascii="ＭＳ 明朝" w:eastAsia="ＭＳ 明朝" w:hAnsi="ＭＳ 明朝" w:cs="Times New Roman" w:hint="eastAsia"/>
          <w:szCs w:val="20"/>
        </w:rPr>
        <w:t xml:space="preserve">　</w:t>
      </w:r>
      <w:ins w:id="202" w:author="jumpei.miyoshi@acctim.co.jp" w:date="2026-03-23T16:00:00Z" w16du:dateUtc="2026-03-23T07:00:00Z">
        <w:r w:rsidR="00EC41E2">
          <w:rPr>
            <w:rFonts w:ascii="ＭＳ 明朝" w:eastAsia="ＭＳ 明朝" w:hAnsi="ＭＳ 明朝" w:cs="Times New Roman" w:hint="eastAsia"/>
            <w:szCs w:val="20"/>
          </w:rPr>
          <w:t xml:space="preserve">営業外費用　　</w:t>
        </w:r>
      </w:ins>
      <w:del w:id="203" w:author="jumpei.miyoshi@acctim.co.jp" w:date="2026-03-23T16:00:00Z" w16du:dateUtc="2026-03-23T07:00:00Z">
        <w:r w:rsidR="00B078DF" w:rsidRPr="00610544" w:rsidDel="00EC41E2">
          <w:rPr>
            <w:rFonts w:ascii="ＭＳ 明朝" w:eastAsia="ＭＳ 明朝" w:hAnsi="ＭＳ 明朝" w:cs="Times New Roman" w:hint="eastAsia"/>
            <w:szCs w:val="20"/>
          </w:rPr>
          <w:delText>販売費及び一般管理費</w:delText>
        </w:r>
      </w:del>
      <w:r w:rsidR="00B078DF" w:rsidRPr="00610544">
        <w:rPr>
          <w:rFonts w:ascii="ＭＳ 明朝" w:eastAsia="ＭＳ 明朝" w:hAnsi="ＭＳ 明朝" w:cs="Times New Roman" w:hint="eastAsia"/>
          <w:szCs w:val="20"/>
        </w:rPr>
        <w:t xml:space="preserve">　　　　　　</w:t>
      </w:r>
      <w:r w:rsidR="00480EC1" w:rsidRPr="00610544">
        <w:rPr>
          <w:rFonts w:ascii="ＭＳ 明朝" w:eastAsia="ＭＳ 明朝" w:hAnsi="ＭＳ 明朝" w:cs="Times New Roman" w:hint="eastAsia"/>
          <w:szCs w:val="20"/>
        </w:rPr>
        <w:t xml:space="preserve">　　　　　</w:t>
      </w:r>
      <w:r w:rsidR="00481582" w:rsidRPr="00610544">
        <w:rPr>
          <w:rFonts w:ascii="ＭＳ 明朝" w:eastAsia="ＭＳ 明朝" w:hAnsi="ＭＳ 明朝" w:cs="Times New Roman"/>
          <w:szCs w:val="20"/>
        </w:rPr>
        <w:t xml:space="preserve"> </w:t>
      </w:r>
      <w:r w:rsidR="00480EC1" w:rsidRPr="00610544">
        <w:rPr>
          <w:rFonts w:ascii="ＭＳ 明朝" w:eastAsia="ＭＳ 明朝" w:hAnsi="ＭＳ 明朝" w:cs="Times New Roman" w:hint="eastAsia"/>
          <w:szCs w:val="20"/>
        </w:rPr>
        <w:t xml:space="preserve">　</w:t>
      </w:r>
      <w:ins w:id="204" w:author="jumpei.miyoshi@acctim.co.jp" w:date="2026-03-10T14:44:00Z" w16du:dateUtc="2026-03-10T05:44:00Z">
        <w:r w:rsidR="004E3A73" w:rsidRPr="00610544">
          <w:rPr>
            <w:rFonts w:ascii="ＭＳ 明朝" w:eastAsia="ＭＳ 明朝" w:hAnsi="ＭＳ 明朝" w:cs="Times New Roman" w:hint="eastAsia"/>
            <w:szCs w:val="20"/>
          </w:rPr>
          <w:t xml:space="preserve">　　</w:t>
        </w:r>
      </w:ins>
      <w:ins w:id="205" w:author="jumpei.miyoshi@acctim.co.jp" w:date="2026-03-23T16:00:00Z" w16du:dateUtc="2026-03-23T07:00:00Z">
        <w:r w:rsidR="00EC41E2">
          <w:rPr>
            <w:rFonts w:ascii="ＭＳ 明朝" w:eastAsia="ＭＳ 明朝" w:hAnsi="ＭＳ 明朝" w:cs="Times New Roman" w:hint="eastAsia"/>
            <w:szCs w:val="20"/>
          </w:rPr>
          <w:t xml:space="preserve">　　　</w:t>
        </w:r>
      </w:ins>
      <w:del w:id="206" w:author="jumpei.miyoshi@acctim.co.jp" w:date="2026-03-10T14:44:00Z" w16du:dateUtc="2026-03-10T05:44:00Z">
        <w:r w:rsidR="00481582" w:rsidRPr="00610544" w:rsidDel="00960EAE">
          <w:rPr>
            <w:rFonts w:ascii="ＭＳ 明朝" w:eastAsia="ＭＳ 明朝" w:hAnsi="ＭＳ 明朝" w:cs="ＭＳ 明朝"/>
          </w:rPr>
          <w:delText>413,005</w:delText>
        </w:r>
        <w:r w:rsidR="00480EC1" w:rsidRPr="00610544" w:rsidDel="00960EAE">
          <w:rPr>
            <w:rFonts w:ascii="ＭＳ 明朝" w:eastAsia="ＭＳ 明朝" w:hAnsi="ＭＳ 明朝" w:cs="ＭＳ 明朝"/>
          </w:rPr>
          <w:delText xml:space="preserve"> </w:delText>
        </w:r>
      </w:del>
      <w:ins w:id="207" w:author="jumpei.miyoshi@acctim.co.jp" w:date="2026-03-23T16:00:00Z" w16du:dateUtc="2026-03-23T07:00:00Z">
        <w:r w:rsidR="00EC41E2">
          <w:rPr>
            <w:rFonts w:ascii="ＭＳ 明朝" w:eastAsia="ＭＳ 明朝" w:hAnsi="ＭＳ 明朝" w:cs="ＭＳ 明朝" w:hint="eastAsia"/>
          </w:rPr>
          <w:t xml:space="preserve">46,453 </w:t>
        </w:r>
      </w:ins>
      <w:r w:rsidR="00480EC1" w:rsidRPr="00610544">
        <w:rPr>
          <w:rFonts w:ascii="ＭＳ 明朝" w:eastAsia="ＭＳ 明朝" w:hAnsi="ＭＳ 明朝" w:cs="ＭＳ 明朝" w:hint="eastAsia"/>
        </w:rPr>
        <w:t>千</w:t>
      </w:r>
      <w:r w:rsidR="00B078DF" w:rsidRPr="00610544">
        <w:rPr>
          <w:rFonts w:ascii="ＭＳ 明朝" w:eastAsia="ＭＳ 明朝" w:hAnsi="ＭＳ 明朝" w:cs="Times New Roman" w:hint="eastAsia"/>
          <w:szCs w:val="20"/>
        </w:rPr>
        <w:t>円</w:t>
      </w:r>
    </w:p>
    <w:p w14:paraId="111F870D" w14:textId="7AEB05B1" w:rsidR="00B078DF" w:rsidDel="004E3A73" w:rsidRDefault="00627C86" w:rsidP="00B078DF">
      <w:pPr>
        <w:autoSpaceDE w:val="0"/>
        <w:autoSpaceDN w:val="0"/>
        <w:adjustRightInd w:val="0"/>
        <w:snapToGrid w:val="0"/>
        <w:spacing w:line="320" w:lineRule="exact"/>
        <w:ind w:firstLineChars="400" w:firstLine="840"/>
        <w:outlineLvl w:val="3"/>
        <w:rPr>
          <w:del w:id="208" w:author="jumpei.miyoshi@acctim.co.jp" w:date="2026-03-10T14:44:00Z" w16du:dateUtc="2026-03-10T05:44:00Z"/>
          <w:rFonts w:ascii="ＭＳ 明朝" w:eastAsia="ＭＳ 明朝" w:hAnsi="ＭＳ 明朝" w:cs="Times New Roman"/>
          <w:szCs w:val="20"/>
        </w:rPr>
      </w:pPr>
      <w:del w:id="209" w:author="jumpei.miyoshi@acctim.co.jp" w:date="2026-03-10T14:44:00Z" w16du:dateUtc="2026-03-10T05:44:00Z">
        <w:r w:rsidRPr="00610544" w:rsidDel="004E3A73">
          <w:rPr>
            <w:rFonts w:ascii="ＭＳ 明朝" w:eastAsia="ＭＳ 明朝" w:hAnsi="ＭＳ 明朝" w:cs="Times New Roman" w:hint="eastAsia"/>
            <w:szCs w:val="20"/>
          </w:rPr>
          <w:delText xml:space="preserve">　　　営業取引以外の取引による取引高</w:delText>
        </w:r>
        <w:r w:rsidDel="004E3A73">
          <w:rPr>
            <w:rFonts w:ascii="ＭＳ 明朝" w:eastAsia="ＭＳ 明朝" w:hAnsi="ＭＳ 明朝" w:cs="Times New Roman" w:hint="eastAsia"/>
            <w:szCs w:val="20"/>
          </w:rPr>
          <w:delText xml:space="preserve">　　　　　</w:delText>
        </w:r>
      </w:del>
    </w:p>
    <w:p w14:paraId="1E343921" w14:textId="77777777" w:rsidR="004E3A73" w:rsidRDefault="004E3A73" w:rsidP="007D65B5">
      <w:pPr>
        <w:autoSpaceDE w:val="0"/>
        <w:autoSpaceDN w:val="0"/>
        <w:adjustRightInd w:val="0"/>
        <w:snapToGrid w:val="0"/>
        <w:spacing w:line="320" w:lineRule="exact"/>
        <w:outlineLvl w:val="3"/>
        <w:rPr>
          <w:ins w:id="210" w:author="jumpei.miyoshi@acctim.co.jp" w:date="2026-03-10T14:44:00Z" w16du:dateUtc="2026-03-10T05:44:00Z"/>
          <w:rFonts w:ascii="ＭＳ 明朝" w:eastAsia="ＭＳ 明朝" w:hAnsi="ＭＳ 明朝" w:cs="Times New Roman"/>
          <w:szCs w:val="20"/>
        </w:rPr>
      </w:pPr>
    </w:p>
    <w:p w14:paraId="3FB89BA9" w14:textId="77777777" w:rsidR="004E3A73" w:rsidRDefault="004E3A73" w:rsidP="007D65B5">
      <w:pPr>
        <w:autoSpaceDE w:val="0"/>
        <w:autoSpaceDN w:val="0"/>
        <w:adjustRightInd w:val="0"/>
        <w:snapToGrid w:val="0"/>
        <w:spacing w:line="320" w:lineRule="exact"/>
        <w:outlineLvl w:val="3"/>
        <w:rPr>
          <w:ins w:id="211" w:author="jumpei.miyoshi@acctim.co.jp" w:date="2026-03-10T14:44:00Z" w16du:dateUtc="2026-03-10T05:44:00Z"/>
          <w:rFonts w:ascii="ＭＳ 明朝" w:eastAsia="ＭＳ 明朝" w:hAnsi="ＭＳ 明朝" w:cs="Times New Roman"/>
          <w:szCs w:val="20"/>
        </w:rPr>
      </w:pPr>
    </w:p>
    <w:p w14:paraId="7E08C46E" w14:textId="27CC5D35" w:rsidR="00627C86" w:rsidDel="004E3A73" w:rsidRDefault="00B078DF" w:rsidP="00B078DF">
      <w:pPr>
        <w:autoSpaceDE w:val="0"/>
        <w:autoSpaceDN w:val="0"/>
        <w:adjustRightInd w:val="0"/>
        <w:snapToGrid w:val="0"/>
        <w:spacing w:line="320" w:lineRule="exact"/>
        <w:ind w:firstLineChars="400" w:firstLine="840"/>
        <w:outlineLvl w:val="3"/>
        <w:rPr>
          <w:del w:id="212" w:author="jumpei.miyoshi@acctim.co.jp" w:date="2026-03-10T14:44:00Z" w16du:dateUtc="2026-03-10T05:44:00Z"/>
          <w:rFonts w:ascii="ＭＳ 明朝" w:eastAsia="ＭＳ 明朝" w:hAnsi="ＭＳ 明朝" w:cs="Times New Roman"/>
          <w:szCs w:val="20"/>
        </w:rPr>
      </w:pPr>
      <w:del w:id="213" w:author="jumpei.miyoshi@acctim.co.jp" w:date="2026-03-10T14:44:00Z" w16du:dateUtc="2026-03-10T05:44:00Z">
        <w:r w:rsidDel="004E3A73">
          <w:rPr>
            <w:rFonts w:ascii="ＭＳ 明朝" w:eastAsia="ＭＳ 明朝" w:hAnsi="ＭＳ 明朝" w:cs="Times New Roman" w:hint="eastAsia"/>
            <w:szCs w:val="20"/>
          </w:rPr>
          <w:delText xml:space="preserve">受取利息　　　　　　　　　　　　</w:delText>
        </w:r>
        <w:r w:rsidR="00DA6D52" w:rsidDel="004E3A73">
          <w:rPr>
            <w:rFonts w:ascii="ＭＳ 明朝" w:eastAsia="ＭＳ 明朝" w:hAnsi="ＭＳ 明朝" w:cs="Times New Roman" w:hint="eastAsia"/>
            <w:szCs w:val="20"/>
          </w:rPr>
          <w:delText xml:space="preserve"> </w:delText>
        </w:r>
        <w:r w:rsidR="008C05A8" w:rsidDel="004E3A73">
          <w:rPr>
            <w:rFonts w:ascii="ＭＳ 明朝" w:eastAsia="ＭＳ 明朝" w:hAnsi="ＭＳ 明朝" w:cs="Times New Roman" w:hint="eastAsia"/>
            <w:szCs w:val="20"/>
          </w:rPr>
          <w:delText xml:space="preserve">　　　　　</w:delText>
        </w:r>
        <w:r w:rsidR="009A7739" w:rsidDel="004E3A73">
          <w:rPr>
            <w:rFonts w:ascii="ＭＳ 明朝" w:eastAsia="ＭＳ 明朝" w:hAnsi="ＭＳ 明朝" w:cs="Times New Roman" w:hint="eastAsia"/>
            <w:szCs w:val="20"/>
          </w:rPr>
          <w:delText xml:space="preserve"> </w:delText>
        </w:r>
        <w:r w:rsidR="008C05A8" w:rsidDel="004E3A73">
          <w:rPr>
            <w:rFonts w:ascii="ＭＳ 明朝" w:eastAsia="ＭＳ 明朝" w:hAnsi="ＭＳ 明朝" w:cs="Times New Roman" w:hint="eastAsia"/>
            <w:szCs w:val="20"/>
          </w:rPr>
          <w:delText xml:space="preserve">　　 </w:delText>
        </w:r>
        <w:r w:rsidR="001C2314" w:rsidRPr="00593A1C" w:rsidDel="004E3A73">
          <w:rPr>
            <w:rFonts w:ascii="ＭＳ 明朝" w:eastAsia="ＭＳ 明朝" w:hAnsi="ＭＳ 明朝" w:cs="Times New Roman"/>
            <w:szCs w:val="20"/>
            <w:highlight w:val="yellow"/>
            <w:rPrChange w:id="214" w:author="jumpei.miyoshi@acctim.co.jp" w:date="2026-03-10T11:10:00Z" w16du:dateUtc="2026-03-10T02:10:00Z">
              <w:rPr>
                <w:rFonts w:ascii="ＭＳ 明朝" w:eastAsia="ＭＳ 明朝" w:hAnsi="ＭＳ 明朝" w:cs="Times New Roman"/>
                <w:szCs w:val="20"/>
              </w:rPr>
            </w:rPrChange>
          </w:rPr>
          <w:delText>368</w:delText>
        </w:r>
        <w:r w:rsidR="008C05A8" w:rsidRPr="00593A1C" w:rsidDel="004E3A73">
          <w:rPr>
            <w:rFonts w:ascii="ＭＳ 明朝" w:eastAsia="ＭＳ 明朝" w:hAnsi="ＭＳ 明朝" w:cs="Times New Roman"/>
            <w:szCs w:val="20"/>
            <w:highlight w:val="yellow"/>
            <w:rPrChange w:id="215" w:author="jumpei.miyoshi@acctim.co.jp" w:date="2026-03-10T11:10:00Z" w16du:dateUtc="2026-03-10T02:10:00Z">
              <w:rPr>
                <w:rFonts w:ascii="ＭＳ 明朝" w:eastAsia="ＭＳ 明朝" w:hAnsi="ＭＳ 明朝" w:cs="Times New Roman"/>
                <w:szCs w:val="20"/>
              </w:rPr>
            </w:rPrChange>
          </w:rPr>
          <w:delText xml:space="preserve"> 千</w:delText>
        </w:r>
        <w:r w:rsidR="00627C86" w:rsidRPr="00593A1C" w:rsidDel="004E3A73">
          <w:rPr>
            <w:rFonts w:ascii="ＭＳ 明朝" w:eastAsia="ＭＳ 明朝" w:hAnsi="ＭＳ 明朝" w:cs="Times New Roman" w:hint="eastAsia"/>
            <w:szCs w:val="20"/>
            <w:highlight w:val="yellow"/>
            <w:rPrChange w:id="216" w:author="jumpei.miyoshi@acctim.co.jp" w:date="2026-03-10T11:10:00Z" w16du:dateUtc="2026-03-10T02:10:00Z">
              <w:rPr>
                <w:rFonts w:ascii="ＭＳ 明朝" w:eastAsia="ＭＳ 明朝" w:hAnsi="ＭＳ 明朝" w:cs="Times New Roman" w:hint="eastAsia"/>
                <w:szCs w:val="20"/>
              </w:rPr>
            </w:rPrChange>
          </w:rPr>
          <w:delText>円</w:delText>
        </w:r>
      </w:del>
    </w:p>
    <w:p w14:paraId="27114BB7" w14:textId="77777777" w:rsidR="002E556D" w:rsidRDefault="002E556D" w:rsidP="00B078DF">
      <w:pPr>
        <w:autoSpaceDE w:val="0"/>
        <w:autoSpaceDN w:val="0"/>
        <w:adjustRightInd w:val="0"/>
        <w:snapToGrid w:val="0"/>
        <w:spacing w:line="320" w:lineRule="exact"/>
        <w:ind w:firstLineChars="400" w:firstLine="840"/>
        <w:outlineLvl w:val="3"/>
        <w:rPr>
          <w:rFonts w:ascii="ＭＳ 明朝" w:eastAsia="ＭＳ 明朝" w:hAnsi="ＭＳ 明朝" w:cs="Times New Roman"/>
          <w:szCs w:val="20"/>
        </w:rPr>
      </w:pPr>
    </w:p>
    <w:p w14:paraId="279A139E" w14:textId="77777777" w:rsidR="002E556D" w:rsidRDefault="002E556D" w:rsidP="00B078DF">
      <w:pPr>
        <w:autoSpaceDE w:val="0"/>
        <w:autoSpaceDN w:val="0"/>
        <w:adjustRightInd w:val="0"/>
        <w:snapToGrid w:val="0"/>
        <w:spacing w:line="320" w:lineRule="exact"/>
        <w:ind w:firstLineChars="400" w:firstLine="840"/>
        <w:outlineLvl w:val="3"/>
        <w:rPr>
          <w:ins w:id="217" w:author="jumpei.miyoshi@acctim.co.jp" w:date="2026-03-10T11:11:00Z" w16du:dateUtc="2026-03-10T02:11:00Z"/>
          <w:rFonts w:ascii="ＭＳ 明朝" w:eastAsia="ＭＳ 明朝" w:hAnsi="ＭＳ 明朝" w:cs="Times New Roman"/>
          <w:szCs w:val="20"/>
        </w:rPr>
      </w:pPr>
    </w:p>
    <w:p w14:paraId="2D50C570" w14:textId="77777777" w:rsidR="00593A1C" w:rsidRDefault="00593A1C" w:rsidP="00B078DF">
      <w:pPr>
        <w:autoSpaceDE w:val="0"/>
        <w:autoSpaceDN w:val="0"/>
        <w:adjustRightInd w:val="0"/>
        <w:snapToGrid w:val="0"/>
        <w:spacing w:line="320" w:lineRule="exact"/>
        <w:ind w:firstLineChars="400" w:firstLine="840"/>
        <w:outlineLvl w:val="3"/>
        <w:rPr>
          <w:rFonts w:ascii="ＭＳ 明朝" w:eastAsia="ＭＳ 明朝" w:hAnsi="ＭＳ 明朝" w:cs="Times New Roman"/>
          <w:szCs w:val="20"/>
        </w:rPr>
      </w:pPr>
    </w:p>
    <w:p w14:paraId="69629322" w14:textId="76BCF5BE" w:rsidR="00D54599" w:rsidRPr="00D54599" w:rsidRDefault="00D54599" w:rsidP="007D65B5">
      <w:pPr>
        <w:autoSpaceDE w:val="0"/>
        <w:autoSpaceDN w:val="0"/>
        <w:adjustRightInd w:val="0"/>
        <w:snapToGrid w:val="0"/>
        <w:spacing w:line="320" w:lineRule="exact"/>
        <w:outlineLvl w:val="3"/>
        <w:rPr>
          <w:rFonts w:ascii="ＭＳ 明朝" w:eastAsia="ＭＳ 明朝" w:hAnsi="ＭＳ 明朝" w:cs="Times New Roman"/>
          <w:szCs w:val="20"/>
        </w:rPr>
      </w:pPr>
      <w:r w:rsidRPr="00D54599">
        <w:rPr>
          <w:rFonts w:ascii="ＭＳ 明朝" w:eastAsia="ＭＳ 明朝" w:hAnsi="ＭＳ 明朝" w:cs="Times New Roman"/>
          <w:szCs w:val="20"/>
        </w:rPr>
        <w:t>株主資本等変動計算書に関する注記</w:t>
      </w:r>
    </w:p>
    <w:p w14:paraId="05B372D2" w14:textId="0FEEB015" w:rsidR="00D54599" w:rsidRDefault="00D54599" w:rsidP="00FE001C">
      <w:pPr>
        <w:autoSpaceDE w:val="0"/>
        <w:autoSpaceDN w:val="0"/>
        <w:adjustRightInd w:val="0"/>
        <w:snapToGrid w:val="0"/>
        <w:spacing w:line="360" w:lineRule="exact"/>
        <w:ind w:firstLineChars="200" w:firstLine="420"/>
        <w:rPr>
          <w:rFonts w:ascii="Century" w:eastAsia="ＭＳ 明朝" w:hAnsi="Century" w:cs="Times New Roman"/>
          <w:szCs w:val="20"/>
        </w:rPr>
      </w:pPr>
      <w:r w:rsidRPr="00D54599">
        <w:rPr>
          <w:rFonts w:ascii="Century" w:eastAsia="ＭＳ 明朝" w:hAnsi="Century" w:cs="Times New Roman" w:hint="eastAsia"/>
          <w:szCs w:val="20"/>
        </w:rPr>
        <w:t>当事業年度末</w:t>
      </w:r>
      <w:r w:rsidR="00FE001C">
        <w:rPr>
          <w:rFonts w:ascii="Century" w:eastAsia="ＭＳ 明朝" w:hAnsi="Century" w:cs="Times New Roman" w:hint="eastAsia"/>
          <w:szCs w:val="20"/>
        </w:rPr>
        <w:t>における</w:t>
      </w:r>
      <w:r w:rsidRPr="00D54599">
        <w:rPr>
          <w:rFonts w:ascii="Century" w:eastAsia="ＭＳ 明朝" w:hAnsi="Century" w:cs="Times New Roman" w:hint="eastAsia"/>
          <w:szCs w:val="20"/>
        </w:rPr>
        <w:t>発行済株式の</w:t>
      </w:r>
      <w:r w:rsidR="00FE001C">
        <w:rPr>
          <w:rFonts w:ascii="Century" w:eastAsia="ＭＳ 明朝" w:hAnsi="Century" w:cs="Times New Roman" w:hint="eastAsia"/>
          <w:szCs w:val="20"/>
        </w:rPr>
        <w:t>種類及び株式</w:t>
      </w:r>
      <w:r w:rsidRPr="00D54599">
        <w:rPr>
          <w:rFonts w:ascii="Century" w:eastAsia="ＭＳ 明朝" w:hAnsi="Century" w:cs="Times New Roman" w:hint="eastAsia"/>
          <w:szCs w:val="20"/>
        </w:rPr>
        <w:t>数</w:t>
      </w:r>
    </w:p>
    <w:p w14:paraId="2587488A" w14:textId="16608AA2" w:rsidR="00FE001C" w:rsidRPr="00FE001C" w:rsidRDefault="00FE001C" w:rsidP="00FE001C">
      <w:pPr>
        <w:rPr>
          <w:rFonts w:ascii="ＭＳ 明朝" w:eastAsia="ＭＳ 明朝" w:hAnsi="ＭＳ 明朝" w:cs="Times New Roman"/>
          <w:szCs w:val="20"/>
        </w:rPr>
      </w:pPr>
      <w:r>
        <w:rPr>
          <w:rFonts w:ascii="Century" w:eastAsia="ＭＳ 明朝" w:hAnsi="Century" w:cs="Times New Roman" w:hint="eastAsia"/>
          <w:szCs w:val="20"/>
        </w:rPr>
        <w:t xml:space="preserve">　　</w:t>
      </w:r>
      <w:r w:rsidRPr="00D54599">
        <w:rPr>
          <w:rFonts w:ascii="Century" w:eastAsia="ＭＳ 明朝" w:hAnsi="Century" w:cs="Times New Roman" w:hint="eastAsia"/>
          <w:szCs w:val="20"/>
        </w:rPr>
        <w:t xml:space="preserve">　</w:t>
      </w:r>
      <w:r>
        <w:rPr>
          <w:rFonts w:ascii="Century" w:eastAsia="ＭＳ 明朝" w:hAnsi="Century" w:cs="Times New Roman" w:hint="eastAsia"/>
          <w:szCs w:val="20"/>
        </w:rPr>
        <w:t>普通株式</w:t>
      </w:r>
      <w:r w:rsidRPr="00D54599">
        <w:rPr>
          <w:rFonts w:ascii="Century" w:eastAsia="ＭＳ 明朝" w:hAnsi="Century" w:cs="Times New Roman" w:hint="eastAsia"/>
          <w:szCs w:val="20"/>
        </w:rPr>
        <w:t xml:space="preserve">　　　</w:t>
      </w:r>
      <w:r>
        <w:rPr>
          <w:rFonts w:ascii="Century" w:eastAsia="ＭＳ 明朝" w:hAnsi="Century" w:cs="Times New Roman" w:hint="eastAsia"/>
          <w:szCs w:val="20"/>
        </w:rPr>
        <w:t xml:space="preserve">　　　　　　　　　　　</w:t>
      </w:r>
      <w:r w:rsidRPr="008C05A8">
        <w:rPr>
          <w:rFonts w:ascii="ＭＳ 明朝" w:eastAsia="ＭＳ 明朝" w:hAnsi="ＭＳ 明朝" w:cs="Times New Roman" w:hint="eastAsia"/>
          <w:szCs w:val="20"/>
        </w:rPr>
        <w:t xml:space="preserve">　</w:t>
      </w:r>
      <w:ins w:id="218" w:author="jumpei.miyoshi@acctim.co.jp" w:date="2026-03-23T16:19:00Z" w16du:dateUtc="2026-03-23T07:19:00Z">
        <w:r w:rsidR="00ED7B77" w:rsidRPr="00ED7B77">
          <w:rPr>
            <w:rFonts w:ascii="ＭＳ 明朝" w:eastAsia="ＭＳ 明朝" w:hAnsi="ＭＳ 明朝" w:cs="Times New Roman"/>
            <w:szCs w:val="20"/>
            <w:rPrChange w:id="219" w:author="jumpei.miyoshi@acctim.co.jp" w:date="2026-03-23T16:19:00Z" w16du:dateUtc="2026-03-23T07:19:00Z">
              <w:rPr>
                <w:rFonts w:ascii="ＭＳ 明朝" w:eastAsia="ＭＳ 明朝" w:hAnsi="ＭＳ 明朝" w:cs="Times New Roman"/>
                <w:szCs w:val="20"/>
                <w:highlight w:val="yellow"/>
              </w:rPr>
            </w:rPrChange>
          </w:rPr>
          <w:t xml:space="preserve"> </w:t>
        </w:r>
      </w:ins>
      <w:del w:id="220" w:author="jumpei.miyoshi@acctim.co.jp" w:date="2026-03-23T16:19:00Z" w16du:dateUtc="2026-03-23T07:19:00Z">
        <w:r w:rsidR="00FE53A2" w:rsidRPr="00ED7B77" w:rsidDel="00ED7B77">
          <w:rPr>
            <w:rFonts w:ascii="ＭＳ 明朝" w:eastAsia="ＭＳ 明朝" w:hAnsi="ＭＳ 明朝" w:cs="Times New Roman"/>
            <w:szCs w:val="20"/>
          </w:rPr>
          <w:delText>1,980</w:delText>
        </w:r>
      </w:del>
      <w:ins w:id="221" w:author="jumpei.miyoshi@acctim.co.jp" w:date="2026-03-23T16:19:00Z" w16du:dateUtc="2026-03-23T07:19:00Z">
        <w:r w:rsidR="00ED7B77" w:rsidRPr="00ED7B77">
          <w:rPr>
            <w:rFonts w:ascii="ＭＳ 明朝" w:eastAsia="ＭＳ 明朝" w:hAnsi="ＭＳ 明朝" w:cs="Times New Roman"/>
            <w:szCs w:val="20"/>
            <w:rPrChange w:id="222" w:author="jumpei.miyoshi@acctim.co.jp" w:date="2026-03-23T16:19:00Z" w16du:dateUtc="2026-03-23T07:19:00Z">
              <w:rPr>
                <w:rFonts w:ascii="ＭＳ 明朝" w:eastAsia="ＭＳ 明朝" w:hAnsi="ＭＳ 明朝" w:cs="Times New Roman"/>
                <w:szCs w:val="20"/>
                <w:highlight w:val="yellow"/>
              </w:rPr>
            </w:rPrChange>
          </w:rPr>
          <w:t>600</w:t>
        </w:r>
      </w:ins>
      <w:r w:rsidRPr="00ED7B77">
        <w:rPr>
          <w:rFonts w:ascii="ＭＳ 明朝" w:eastAsia="ＭＳ 明朝" w:hAnsi="ＭＳ 明朝" w:cs="Times New Roman" w:hint="eastAsia"/>
          <w:szCs w:val="20"/>
        </w:rPr>
        <w:t>株</w:t>
      </w:r>
    </w:p>
    <w:p w14:paraId="5284C26C" w14:textId="77777777" w:rsidR="00D54599" w:rsidRPr="00D54599" w:rsidRDefault="00D54599" w:rsidP="00D54599">
      <w:pPr>
        <w:rPr>
          <w:rFonts w:ascii="Century" w:eastAsia="ＭＳ 明朝" w:hAnsi="Century" w:cs="Times New Roman"/>
          <w:szCs w:val="20"/>
        </w:rPr>
      </w:pPr>
    </w:p>
    <w:p w14:paraId="4A2388B1" w14:textId="77777777" w:rsidR="00D54599" w:rsidRPr="005D6692" w:rsidRDefault="00D54599" w:rsidP="00D54599">
      <w:pPr>
        <w:rPr>
          <w:rFonts w:ascii="Century" w:eastAsia="ＭＳ 明朝" w:hAnsi="Century" w:cs="Times New Roman"/>
          <w:szCs w:val="20"/>
        </w:rPr>
      </w:pPr>
      <w:r w:rsidRPr="005D6692">
        <w:rPr>
          <w:rFonts w:ascii="Century" w:eastAsia="ＭＳ 明朝" w:hAnsi="Century" w:cs="Times New Roman" w:hint="eastAsia"/>
          <w:szCs w:val="20"/>
        </w:rPr>
        <w:t>税効果会計に関する注記</w:t>
      </w:r>
    </w:p>
    <w:p w14:paraId="503FD7E0" w14:textId="56844E27" w:rsidR="00D54599" w:rsidRDefault="00D54599" w:rsidP="00FE001C">
      <w:pPr>
        <w:ind w:firstLineChars="200" w:firstLine="420"/>
        <w:rPr>
          <w:rFonts w:ascii="Century" w:eastAsia="ＭＳ 明朝" w:hAnsi="Century" w:cs="Times New Roman"/>
          <w:szCs w:val="20"/>
        </w:rPr>
      </w:pPr>
      <w:r w:rsidRPr="005D6692">
        <w:rPr>
          <w:rFonts w:ascii="Century" w:eastAsia="ＭＳ 明朝" w:hAnsi="Century" w:cs="Times New Roman" w:hint="eastAsia"/>
          <w:szCs w:val="20"/>
        </w:rPr>
        <w:t>繰延税金資産及び繰延税金負債の発生の主な原因</w:t>
      </w:r>
    </w:p>
    <w:p w14:paraId="578B6F2F" w14:textId="68933455" w:rsidR="00FE001C" w:rsidRDefault="00FE001C" w:rsidP="00FE001C">
      <w:pPr>
        <w:ind w:firstLineChars="200" w:firstLine="420"/>
        <w:rPr>
          <w:rFonts w:ascii="Century" w:eastAsia="ＭＳ 明朝" w:hAnsi="Century" w:cs="Times New Roman"/>
          <w:szCs w:val="20"/>
        </w:rPr>
      </w:pPr>
      <w:r>
        <w:rPr>
          <w:rFonts w:ascii="Century" w:eastAsia="ＭＳ 明朝" w:hAnsi="Century" w:cs="Times New Roman" w:hint="eastAsia"/>
          <w:szCs w:val="20"/>
        </w:rPr>
        <w:t xml:space="preserve">　繰延税金資産の発生の主な原因は、</w:t>
      </w:r>
      <w:r w:rsidR="00B70B26" w:rsidRPr="009178CC">
        <w:rPr>
          <w:rFonts w:ascii="Century" w:eastAsia="ＭＳ 明朝" w:hAnsi="Century" w:cs="Times New Roman" w:hint="eastAsia"/>
          <w:szCs w:val="20"/>
        </w:rPr>
        <w:t>未払事業税等</w:t>
      </w:r>
      <w:r>
        <w:rPr>
          <w:rFonts w:ascii="Century" w:eastAsia="ＭＳ 明朝" w:hAnsi="Century" w:cs="Times New Roman" w:hint="eastAsia"/>
          <w:szCs w:val="20"/>
        </w:rPr>
        <w:t>であります。</w:t>
      </w:r>
    </w:p>
    <w:p w14:paraId="666BBAD2" w14:textId="1626AEEC" w:rsidR="00D11152" w:rsidRDefault="00D11152">
      <w:pPr>
        <w:widowControl/>
        <w:jc w:val="left"/>
        <w:rPr>
          <w:rFonts w:ascii="Century" w:eastAsia="ＭＳ 明朝" w:hAnsi="Century" w:cs="Times New Roman"/>
          <w:sz w:val="18"/>
          <w:szCs w:val="20"/>
        </w:rPr>
      </w:pPr>
    </w:p>
    <w:p w14:paraId="4D0CB4CC" w14:textId="77777777" w:rsidR="00D54599" w:rsidRPr="00D54599" w:rsidRDefault="00D54599" w:rsidP="00D54599">
      <w:pPr>
        <w:rPr>
          <w:rFonts w:ascii="Century" w:eastAsia="ＭＳ 明朝" w:hAnsi="Century" w:cs="Times New Roman"/>
          <w:szCs w:val="20"/>
        </w:rPr>
      </w:pPr>
      <w:r w:rsidRPr="00D54599">
        <w:rPr>
          <w:rFonts w:ascii="Century" w:eastAsia="ＭＳ 明朝" w:hAnsi="Century" w:cs="Times New Roman" w:hint="eastAsia"/>
          <w:szCs w:val="20"/>
        </w:rPr>
        <w:t>金融商品に関する注記</w:t>
      </w:r>
    </w:p>
    <w:p w14:paraId="7B80E141" w14:textId="77777777" w:rsidR="00D54599" w:rsidRPr="00D54599" w:rsidRDefault="00D54599" w:rsidP="00D54599">
      <w:pPr>
        <w:widowControl/>
        <w:autoSpaceDE w:val="0"/>
        <w:autoSpaceDN w:val="0"/>
        <w:snapToGrid w:val="0"/>
        <w:spacing w:line="360" w:lineRule="atLeast"/>
        <w:ind w:firstLineChars="100" w:firstLine="210"/>
        <w:rPr>
          <w:rFonts w:ascii="ＭＳ 明朝" w:eastAsia="ＭＳ 明朝" w:hAnsi="ＭＳ 明朝" w:cs="ＭＳ Ｐゴシック"/>
          <w:kern w:val="0"/>
          <w:szCs w:val="21"/>
        </w:rPr>
      </w:pPr>
      <w:r w:rsidRPr="00D54599">
        <w:rPr>
          <w:rFonts w:ascii="ＭＳ 明朝" w:eastAsia="ＭＳ 明朝" w:hAnsi="ＭＳ 明朝" w:cs="ＭＳ Ｐゴシック" w:hint="eastAsia"/>
          <w:kern w:val="0"/>
          <w:szCs w:val="21"/>
        </w:rPr>
        <w:t>１．金融商品の状況に関する事項</w:t>
      </w:r>
    </w:p>
    <w:p w14:paraId="4E54C67C" w14:textId="0C0EE2B3" w:rsidR="00D54599" w:rsidRPr="00D54599" w:rsidRDefault="00D54599" w:rsidP="005B1137">
      <w:pPr>
        <w:widowControl/>
        <w:autoSpaceDE w:val="0"/>
        <w:autoSpaceDN w:val="0"/>
        <w:snapToGrid w:val="0"/>
        <w:spacing w:line="360" w:lineRule="atLeast"/>
        <w:ind w:leftChars="100" w:left="210" w:firstLineChars="100" w:firstLine="210"/>
        <w:rPr>
          <w:rFonts w:ascii="ＭＳ 明朝" w:eastAsia="ＭＳ 明朝" w:hAnsi="ＭＳ 明朝" w:cs="ＭＳ Ｐゴシック"/>
          <w:kern w:val="0"/>
          <w:szCs w:val="21"/>
        </w:rPr>
      </w:pPr>
      <w:r w:rsidRPr="00D54599">
        <w:rPr>
          <w:rFonts w:ascii="ＭＳ 明朝" w:eastAsia="ＭＳ 明朝" w:hAnsi="ＭＳ 明朝" w:cs="ＭＳ Ｐゴシック" w:hint="eastAsia"/>
          <w:kern w:val="0"/>
          <w:szCs w:val="21"/>
        </w:rPr>
        <w:t>当社は、資金運用については、短期的な預金等</w:t>
      </w:r>
      <w:r w:rsidR="003020B5">
        <w:rPr>
          <w:rFonts w:ascii="ＭＳ 明朝" w:eastAsia="ＭＳ 明朝" w:hAnsi="ＭＳ 明朝" w:cs="ＭＳ Ｐゴシック" w:hint="eastAsia"/>
          <w:kern w:val="0"/>
          <w:szCs w:val="21"/>
        </w:rPr>
        <w:t>に限定し、銀行等金融機関からの借入により資金を調達しております。</w:t>
      </w:r>
    </w:p>
    <w:p w14:paraId="254F620F" w14:textId="77777777" w:rsidR="00D54599" w:rsidRPr="00D54599" w:rsidRDefault="00D54599" w:rsidP="00D54599">
      <w:pPr>
        <w:widowControl/>
        <w:autoSpaceDE w:val="0"/>
        <w:autoSpaceDN w:val="0"/>
        <w:snapToGrid w:val="0"/>
        <w:spacing w:line="360" w:lineRule="atLeast"/>
        <w:ind w:leftChars="200" w:left="420" w:firstLineChars="100" w:firstLine="210"/>
        <w:rPr>
          <w:rFonts w:ascii="ＭＳ 明朝" w:eastAsia="ＭＳ 明朝" w:hAnsi="ＭＳ 明朝" w:cs="ＭＳ Ｐゴシック"/>
          <w:kern w:val="0"/>
          <w:szCs w:val="21"/>
        </w:rPr>
      </w:pPr>
    </w:p>
    <w:p w14:paraId="49075646" w14:textId="77777777" w:rsidR="00D54599" w:rsidRPr="00D54599" w:rsidRDefault="00D54599" w:rsidP="00D54599">
      <w:pPr>
        <w:widowControl/>
        <w:autoSpaceDE w:val="0"/>
        <w:autoSpaceDN w:val="0"/>
        <w:snapToGrid w:val="0"/>
        <w:spacing w:line="360" w:lineRule="atLeast"/>
        <w:ind w:firstLineChars="100" w:firstLine="210"/>
        <w:rPr>
          <w:rFonts w:ascii="ＭＳ 明朝" w:eastAsia="ＭＳ 明朝" w:hAnsi="ＭＳ 明朝" w:cs="ＭＳ Ｐゴシック"/>
          <w:kern w:val="0"/>
          <w:szCs w:val="21"/>
        </w:rPr>
      </w:pPr>
      <w:r w:rsidRPr="00D54599">
        <w:rPr>
          <w:rFonts w:ascii="ＭＳ 明朝" w:eastAsia="ＭＳ 明朝" w:hAnsi="ＭＳ 明朝" w:cs="ＭＳ Ｐゴシック" w:hint="eastAsia"/>
          <w:kern w:val="0"/>
          <w:szCs w:val="21"/>
        </w:rPr>
        <w:t>２．</w:t>
      </w:r>
      <w:r w:rsidRPr="0004658C">
        <w:rPr>
          <w:rFonts w:ascii="ＭＳ 明朝" w:eastAsia="ＭＳ 明朝" w:hAnsi="ＭＳ 明朝" w:cs="ＭＳ Ｐゴシック" w:hint="eastAsia"/>
          <w:kern w:val="0"/>
          <w:szCs w:val="21"/>
        </w:rPr>
        <w:t>金融商品の時価等に関する事項</w:t>
      </w:r>
    </w:p>
    <w:p w14:paraId="3985A53B" w14:textId="7A9F19F7" w:rsidR="00D54599" w:rsidRDefault="00D54599" w:rsidP="00D54599">
      <w:pPr>
        <w:widowControl/>
        <w:autoSpaceDE w:val="0"/>
        <w:autoSpaceDN w:val="0"/>
        <w:snapToGrid w:val="0"/>
        <w:spacing w:line="360" w:lineRule="atLeast"/>
        <w:ind w:left="210" w:hangingChars="100" w:hanging="210"/>
        <w:jc w:val="left"/>
        <w:rPr>
          <w:rFonts w:ascii="ＭＳ 明朝" w:eastAsia="ＭＳ 明朝" w:hAnsi="ＭＳ 明朝" w:cs="ＭＳ Ｐゴシック"/>
          <w:kern w:val="0"/>
          <w:szCs w:val="21"/>
        </w:rPr>
      </w:pPr>
      <w:r w:rsidRPr="00D54599">
        <w:rPr>
          <w:rFonts w:ascii="ＭＳ 明朝" w:eastAsia="ＭＳ 明朝" w:hAnsi="ＭＳ 明朝" w:cs="ＭＳ Ｐゴシック" w:hint="eastAsia"/>
          <w:kern w:val="0"/>
          <w:szCs w:val="21"/>
        </w:rPr>
        <w:t xml:space="preserve">　　令和</w:t>
      </w:r>
      <w:ins w:id="223" w:author="jumpei.miyoshi@acctim.co.jp" w:date="2026-03-10T13:21:00Z" w16du:dateUtc="2026-03-10T04:21:00Z">
        <w:r w:rsidR="008712A7">
          <w:rPr>
            <w:rFonts w:ascii="ＭＳ 明朝" w:eastAsia="ＭＳ 明朝" w:hAnsi="ＭＳ 明朝" w:cs="ＭＳ Ｐゴシック" w:hint="eastAsia"/>
            <w:kern w:val="0"/>
            <w:szCs w:val="21"/>
          </w:rPr>
          <w:t>７</w:t>
        </w:r>
      </w:ins>
      <w:del w:id="224" w:author="jumpei.miyoshi@acctim.co.jp" w:date="2026-03-10T11:11:00Z" w16du:dateUtc="2026-03-10T02:11:00Z">
        <w:r w:rsidR="00DA6D52" w:rsidDel="00593A1C">
          <w:rPr>
            <w:rFonts w:ascii="ＭＳ 明朝" w:eastAsia="ＭＳ 明朝" w:hAnsi="ＭＳ 明朝" w:cs="ＭＳ Ｐゴシック" w:hint="eastAsia"/>
            <w:kern w:val="0"/>
            <w:szCs w:val="21"/>
          </w:rPr>
          <w:delText>５</w:delText>
        </w:r>
      </w:del>
      <w:r w:rsidRPr="00D54599">
        <w:rPr>
          <w:rFonts w:ascii="ＭＳ 明朝" w:eastAsia="ＭＳ 明朝" w:hAnsi="ＭＳ 明朝" w:cs="ＭＳ Ｐゴシック" w:hint="eastAsia"/>
          <w:kern w:val="0"/>
          <w:szCs w:val="21"/>
        </w:rPr>
        <w:t>年</w:t>
      </w:r>
      <w:r w:rsidR="00DA6D52">
        <w:rPr>
          <w:rFonts w:ascii="ＭＳ 明朝" w:eastAsia="ＭＳ 明朝" w:hAnsi="ＭＳ 明朝" w:cs="ＭＳ Ｐゴシック" w:hint="eastAsia"/>
          <w:kern w:val="0"/>
          <w:szCs w:val="21"/>
        </w:rPr>
        <w:t>12</w:t>
      </w:r>
      <w:r w:rsidRPr="00D54599">
        <w:rPr>
          <w:rFonts w:ascii="ＭＳ 明朝" w:eastAsia="ＭＳ 明朝" w:hAnsi="ＭＳ 明朝" w:cs="ＭＳ Ｐゴシック" w:hint="eastAsia"/>
          <w:kern w:val="0"/>
          <w:szCs w:val="21"/>
        </w:rPr>
        <w:t>月</w:t>
      </w:r>
      <w:r w:rsidR="00B27A34">
        <w:rPr>
          <w:rFonts w:ascii="ＭＳ 明朝" w:eastAsia="ＭＳ 明朝" w:hAnsi="ＭＳ 明朝" w:cs="ＭＳ Ｐゴシック" w:hint="eastAsia"/>
          <w:kern w:val="0"/>
          <w:szCs w:val="21"/>
        </w:rPr>
        <w:t>31</w:t>
      </w:r>
      <w:r w:rsidRPr="00D54599">
        <w:rPr>
          <w:rFonts w:ascii="ＭＳ 明朝" w:eastAsia="ＭＳ 明朝" w:hAnsi="ＭＳ 明朝" w:cs="ＭＳ Ｐゴシック" w:hint="eastAsia"/>
          <w:kern w:val="0"/>
          <w:szCs w:val="21"/>
        </w:rPr>
        <w:t>日における貸借対照表計上額、時価及びこれらの差額については、次のとおりであります。</w:t>
      </w:r>
      <w:r w:rsidR="008C05A8">
        <w:rPr>
          <w:rFonts w:ascii="ＭＳ 明朝" w:eastAsia="ＭＳ 明朝" w:hAnsi="ＭＳ 明朝" w:cs="ＭＳ Ｐゴシック" w:hint="eastAsia"/>
          <w:kern w:val="0"/>
          <w:szCs w:val="21"/>
        </w:rPr>
        <w:t>なお</w:t>
      </w:r>
      <w:r w:rsidR="00BA550F">
        <w:rPr>
          <w:rFonts w:ascii="ＭＳ 明朝" w:eastAsia="ＭＳ 明朝" w:hAnsi="ＭＳ 明朝" w:cs="ＭＳ Ｐゴシック" w:hint="eastAsia"/>
          <w:kern w:val="0"/>
          <w:szCs w:val="21"/>
        </w:rPr>
        <w:t>、</w:t>
      </w:r>
      <w:r w:rsidR="0073687B">
        <w:rPr>
          <w:rFonts w:ascii="ＭＳ 明朝" w:eastAsia="ＭＳ 明朝" w:hAnsi="ＭＳ 明朝" w:cs="ＭＳ Ｐゴシック" w:hint="eastAsia"/>
          <w:kern w:val="0"/>
          <w:szCs w:val="21"/>
        </w:rPr>
        <w:t>現金は注記を省略しており、</w:t>
      </w:r>
      <w:r w:rsidR="00BA550F">
        <w:rPr>
          <w:rFonts w:ascii="ＭＳ 明朝" w:eastAsia="ＭＳ 明朝" w:hAnsi="ＭＳ 明朝" w:cs="ＭＳ Ｐゴシック" w:hint="eastAsia"/>
          <w:kern w:val="0"/>
          <w:szCs w:val="21"/>
        </w:rPr>
        <w:t>預金は短期間で決済されるため</w:t>
      </w:r>
      <w:r w:rsidR="00CB5B98">
        <w:rPr>
          <w:rFonts w:ascii="ＭＳ 明朝" w:eastAsia="ＭＳ 明朝" w:hAnsi="ＭＳ 明朝" w:cs="ＭＳ Ｐゴシック" w:hint="eastAsia"/>
          <w:kern w:val="0"/>
          <w:szCs w:val="21"/>
        </w:rPr>
        <w:t>、時価が帳簿価額に近似することから、注記を省略しております。</w:t>
      </w:r>
    </w:p>
    <w:p w14:paraId="20C75E4B" w14:textId="64A1CD95" w:rsidR="008C05A8" w:rsidRDefault="008C05A8" w:rsidP="008C05A8">
      <w:pPr>
        <w:widowControl/>
        <w:autoSpaceDE w:val="0"/>
        <w:autoSpaceDN w:val="0"/>
        <w:snapToGrid w:val="0"/>
        <w:spacing w:line="360" w:lineRule="atLeast"/>
        <w:ind w:left="210" w:hangingChars="100" w:hanging="210"/>
        <w:jc w:val="right"/>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t>（単位：千円）</w:t>
      </w:r>
    </w:p>
    <w:tbl>
      <w:tblPr>
        <w:tblW w:w="8550"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2001"/>
        <w:gridCol w:w="2001"/>
        <w:gridCol w:w="2001"/>
      </w:tblGrid>
      <w:tr w:rsidR="008C05A8" w14:paraId="15E51F21" w14:textId="77777777" w:rsidTr="00CD59A6">
        <w:trPr>
          <w:trHeight w:val="516"/>
        </w:trPr>
        <w:tc>
          <w:tcPr>
            <w:tcW w:w="2547" w:type="dxa"/>
            <w:vAlign w:val="center"/>
          </w:tcPr>
          <w:p w14:paraId="5A6ABC92" w14:textId="77777777" w:rsidR="008C05A8" w:rsidRDefault="008C05A8" w:rsidP="006969A5">
            <w:pPr>
              <w:spacing w:line="200" w:lineRule="auto"/>
              <w:rPr>
                <w:rFonts w:ascii="ＭＳ 明朝" w:eastAsia="ＭＳ 明朝" w:hAnsi="ＭＳ 明朝" w:cs="ＭＳ 明朝"/>
                <w:sz w:val="20"/>
                <w:szCs w:val="20"/>
              </w:rPr>
            </w:pPr>
            <w:r>
              <w:rPr>
                <w:rFonts w:ascii="ＭＳ 明朝" w:eastAsia="ＭＳ 明朝" w:hAnsi="ＭＳ 明朝" w:cs="ＭＳ 明朝"/>
                <w:sz w:val="20"/>
                <w:szCs w:val="20"/>
              </w:rPr>
              <w:t> </w:t>
            </w:r>
          </w:p>
        </w:tc>
        <w:tc>
          <w:tcPr>
            <w:tcW w:w="2001" w:type="dxa"/>
            <w:vAlign w:val="center"/>
          </w:tcPr>
          <w:p w14:paraId="4BD11B55" w14:textId="77777777" w:rsidR="008C05A8" w:rsidRDefault="008C05A8" w:rsidP="006969A5">
            <w:pPr>
              <w:spacing w:line="200" w:lineRule="auto"/>
              <w:jc w:val="center"/>
              <w:rPr>
                <w:rFonts w:ascii="ＭＳ 明朝" w:eastAsia="ＭＳ 明朝" w:hAnsi="ＭＳ 明朝" w:cs="ＭＳ 明朝"/>
                <w:sz w:val="20"/>
                <w:szCs w:val="20"/>
              </w:rPr>
            </w:pPr>
            <w:r>
              <w:rPr>
                <w:rFonts w:ascii="ＭＳ 明朝" w:eastAsia="ＭＳ 明朝" w:hAnsi="ＭＳ 明朝" w:cs="ＭＳ 明朝"/>
                <w:sz w:val="20"/>
                <w:szCs w:val="20"/>
              </w:rPr>
              <w:t>貸借対照表</w:t>
            </w:r>
          </w:p>
          <w:p w14:paraId="3012741B" w14:textId="77777777" w:rsidR="008C05A8" w:rsidRDefault="008C05A8" w:rsidP="006969A5">
            <w:pPr>
              <w:spacing w:line="200" w:lineRule="auto"/>
              <w:jc w:val="center"/>
              <w:rPr>
                <w:rFonts w:ascii="ＭＳ 明朝" w:eastAsia="ＭＳ 明朝" w:hAnsi="ＭＳ 明朝" w:cs="ＭＳ 明朝"/>
                <w:sz w:val="20"/>
                <w:szCs w:val="20"/>
              </w:rPr>
            </w:pPr>
            <w:r>
              <w:rPr>
                <w:rFonts w:ascii="ＭＳ 明朝" w:eastAsia="ＭＳ 明朝" w:hAnsi="ＭＳ 明朝" w:cs="ＭＳ 明朝"/>
                <w:sz w:val="20"/>
                <w:szCs w:val="20"/>
              </w:rPr>
              <w:t>計上額（*）</w:t>
            </w:r>
          </w:p>
        </w:tc>
        <w:tc>
          <w:tcPr>
            <w:tcW w:w="2001" w:type="dxa"/>
            <w:vAlign w:val="center"/>
          </w:tcPr>
          <w:p w14:paraId="4EFCFCAF" w14:textId="77777777" w:rsidR="008C05A8" w:rsidRDefault="008C05A8" w:rsidP="006969A5">
            <w:pPr>
              <w:spacing w:line="200" w:lineRule="auto"/>
              <w:jc w:val="center"/>
              <w:rPr>
                <w:rFonts w:ascii="ＭＳ 明朝" w:eastAsia="ＭＳ 明朝" w:hAnsi="ＭＳ 明朝" w:cs="ＭＳ 明朝"/>
                <w:sz w:val="20"/>
                <w:szCs w:val="20"/>
              </w:rPr>
            </w:pPr>
            <w:r>
              <w:rPr>
                <w:rFonts w:ascii="ＭＳ 明朝" w:eastAsia="ＭＳ 明朝" w:hAnsi="ＭＳ 明朝" w:cs="ＭＳ 明朝"/>
                <w:sz w:val="20"/>
                <w:szCs w:val="20"/>
              </w:rPr>
              <w:t>時価（*）</w:t>
            </w:r>
          </w:p>
        </w:tc>
        <w:tc>
          <w:tcPr>
            <w:tcW w:w="2001" w:type="dxa"/>
            <w:vAlign w:val="center"/>
          </w:tcPr>
          <w:p w14:paraId="5A76AD59" w14:textId="77777777" w:rsidR="008C05A8" w:rsidRDefault="008C05A8" w:rsidP="006969A5">
            <w:pPr>
              <w:spacing w:line="200" w:lineRule="auto"/>
              <w:jc w:val="center"/>
              <w:rPr>
                <w:rFonts w:ascii="ＭＳ 明朝" w:eastAsia="ＭＳ 明朝" w:hAnsi="ＭＳ 明朝" w:cs="ＭＳ 明朝"/>
                <w:sz w:val="20"/>
                <w:szCs w:val="20"/>
              </w:rPr>
            </w:pPr>
            <w:r>
              <w:rPr>
                <w:rFonts w:ascii="ＭＳ 明朝" w:eastAsia="ＭＳ 明朝" w:hAnsi="ＭＳ 明朝" w:cs="ＭＳ 明朝"/>
                <w:sz w:val="20"/>
                <w:szCs w:val="20"/>
              </w:rPr>
              <w:t>差額</w:t>
            </w:r>
          </w:p>
        </w:tc>
      </w:tr>
      <w:tr w:rsidR="008C05A8" w14:paraId="032DB0B0" w14:textId="77777777" w:rsidTr="00CD59A6">
        <w:trPr>
          <w:trHeight w:val="270"/>
        </w:trPr>
        <w:tc>
          <w:tcPr>
            <w:tcW w:w="2547" w:type="dxa"/>
            <w:vAlign w:val="center"/>
          </w:tcPr>
          <w:p w14:paraId="19409ACD" w14:textId="06403C81" w:rsidR="008C05A8" w:rsidRPr="008369A4" w:rsidRDefault="008C05A8" w:rsidP="006969A5">
            <w:pPr>
              <w:spacing w:line="200" w:lineRule="auto"/>
              <w:rPr>
                <w:rFonts w:ascii="ＭＳ 明朝" w:eastAsia="ＭＳ 明朝" w:hAnsi="ＭＳ 明朝" w:cs="ＭＳ 明朝"/>
                <w:sz w:val="20"/>
                <w:szCs w:val="20"/>
                <w:highlight w:val="yellow"/>
                <w:rPrChange w:id="225" w:author="jumpei.miyoshi@acctim.co.jp" w:date="2026-03-11T14:35:00Z" w16du:dateUtc="2026-03-11T05:35:00Z">
                  <w:rPr>
                    <w:rFonts w:ascii="ＭＳ 明朝" w:eastAsia="ＭＳ 明朝" w:hAnsi="ＭＳ 明朝" w:cs="ＭＳ 明朝"/>
                    <w:sz w:val="20"/>
                    <w:szCs w:val="20"/>
                  </w:rPr>
                </w:rPrChange>
              </w:rPr>
            </w:pPr>
            <w:r w:rsidRPr="008369A4">
              <w:rPr>
                <w:rFonts w:ascii="ＭＳ 明朝" w:eastAsia="ＭＳ 明朝" w:hAnsi="ＭＳ 明朝" w:cs="Times New Roman"/>
                <w:sz w:val="20"/>
                <w:szCs w:val="20"/>
                <w:highlight w:val="yellow"/>
                <w:rPrChange w:id="226" w:author="jumpei.miyoshi@acctim.co.jp" w:date="2026-03-11T14:35:00Z" w16du:dateUtc="2026-03-11T05:35:00Z">
                  <w:rPr>
                    <w:rFonts w:ascii="ＭＳ 明朝" w:eastAsia="ＭＳ 明朝" w:hAnsi="ＭＳ 明朝" w:cs="Times New Roman"/>
                    <w:sz w:val="20"/>
                    <w:szCs w:val="20"/>
                  </w:rPr>
                </w:rPrChange>
              </w:rPr>
              <w:t>(1)</w:t>
            </w:r>
            <w:r w:rsidR="00135BEB" w:rsidRPr="008369A4">
              <w:rPr>
                <w:rFonts w:ascii="ＭＳ 明朝" w:eastAsia="ＭＳ 明朝" w:hAnsi="ＭＳ 明朝" w:cs="Times New Roman" w:hint="eastAsia"/>
                <w:sz w:val="20"/>
                <w:szCs w:val="20"/>
                <w:highlight w:val="yellow"/>
                <w:rPrChange w:id="227" w:author="jumpei.miyoshi@acctim.co.jp" w:date="2026-03-11T14:35:00Z" w16du:dateUtc="2026-03-11T05:35:00Z">
                  <w:rPr>
                    <w:rFonts w:ascii="ＭＳ 明朝" w:eastAsia="ＭＳ 明朝" w:hAnsi="ＭＳ 明朝" w:cs="Times New Roman" w:hint="eastAsia"/>
                    <w:sz w:val="20"/>
                    <w:szCs w:val="20"/>
                  </w:rPr>
                </w:rPrChange>
              </w:rPr>
              <w:t>短期借入金</w:t>
            </w:r>
          </w:p>
        </w:tc>
        <w:tc>
          <w:tcPr>
            <w:tcW w:w="2001" w:type="dxa"/>
            <w:vAlign w:val="center"/>
          </w:tcPr>
          <w:p w14:paraId="5E7F6C7C" w14:textId="1DEC7A0E" w:rsidR="008C05A8" w:rsidRPr="00670E03" w:rsidRDefault="008C05A8" w:rsidP="006969A5">
            <w:pPr>
              <w:spacing w:line="200" w:lineRule="auto"/>
              <w:jc w:val="right"/>
              <w:rPr>
                <w:rFonts w:ascii="ＭＳ 明朝" w:eastAsia="ＭＳ 明朝" w:hAnsi="ＭＳ 明朝" w:cs="ＭＳ 明朝"/>
                <w:highlight w:val="yellow"/>
                <w:rPrChange w:id="228" w:author="jumpei.miyoshi@acctim.co.jp" w:date="2026-03-10T11:13:00Z" w16du:dateUtc="2026-03-10T02:13:00Z">
                  <w:rPr>
                    <w:rFonts w:ascii="ＭＳ 明朝" w:eastAsia="ＭＳ 明朝" w:hAnsi="ＭＳ 明朝" w:cs="ＭＳ 明朝"/>
                  </w:rPr>
                </w:rPrChange>
              </w:rPr>
            </w:pPr>
            <w:r w:rsidRPr="00670E03">
              <w:rPr>
                <w:rFonts w:ascii="ＭＳ 明朝" w:eastAsia="ＭＳ 明朝" w:hAnsi="ＭＳ 明朝" w:cs="Times New Roman" w:hint="eastAsia"/>
                <w:highlight w:val="yellow"/>
                <w:rPrChange w:id="229"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30" w:author="jumpei.miyoshi@acctim.co.jp" w:date="2026-03-10T11:13:00Z" w16du:dateUtc="2026-03-10T02:13:00Z">
                  <w:rPr>
                    <w:rFonts w:ascii="ＭＳ 明朝" w:eastAsia="ＭＳ 明朝" w:hAnsi="ＭＳ 明朝" w:cs="Times New Roman"/>
                  </w:rPr>
                </w:rPrChange>
              </w:rPr>
              <w:t>3,491,418</w:t>
            </w:r>
            <w:r w:rsidRPr="00670E03">
              <w:rPr>
                <w:rFonts w:ascii="ＭＳ 明朝" w:eastAsia="ＭＳ 明朝" w:hAnsi="ＭＳ 明朝" w:cs="Times New Roman" w:hint="eastAsia"/>
                <w:highlight w:val="yellow"/>
                <w:rPrChange w:id="231" w:author="jumpei.miyoshi@acctim.co.jp" w:date="2026-03-10T11:13:00Z" w16du:dateUtc="2026-03-10T02:13:00Z">
                  <w:rPr>
                    <w:rFonts w:ascii="ＭＳ 明朝" w:eastAsia="ＭＳ 明朝" w:hAnsi="ＭＳ 明朝" w:cs="Times New Roman" w:hint="eastAsia"/>
                  </w:rPr>
                </w:rPrChange>
              </w:rPr>
              <w:t xml:space="preserve">）　　　</w:t>
            </w:r>
          </w:p>
        </w:tc>
        <w:tc>
          <w:tcPr>
            <w:tcW w:w="2001" w:type="dxa"/>
            <w:vAlign w:val="center"/>
          </w:tcPr>
          <w:p w14:paraId="5971ABDC" w14:textId="14131AD1" w:rsidR="008C05A8" w:rsidRPr="00670E03" w:rsidRDefault="008C05A8" w:rsidP="006969A5">
            <w:pPr>
              <w:spacing w:line="200" w:lineRule="auto"/>
              <w:jc w:val="right"/>
              <w:rPr>
                <w:rFonts w:ascii="ＭＳ 明朝" w:eastAsia="ＭＳ 明朝" w:hAnsi="ＭＳ 明朝" w:cs="ＭＳ 明朝"/>
                <w:highlight w:val="yellow"/>
                <w:rPrChange w:id="232" w:author="jumpei.miyoshi@acctim.co.jp" w:date="2026-03-10T11:13:00Z" w16du:dateUtc="2026-03-10T02:13:00Z">
                  <w:rPr>
                    <w:rFonts w:ascii="ＭＳ 明朝" w:eastAsia="ＭＳ 明朝" w:hAnsi="ＭＳ 明朝" w:cs="ＭＳ 明朝"/>
                  </w:rPr>
                </w:rPrChange>
              </w:rPr>
            </w:pPr>
            <w:r w:rsidRPr="00670E03">
              <w:rPr>
                <w:rFonts w:ascii="ＭＳ 明朝" w:eastAsia="ＭＳ 明朝" w:hAnsi="ＭＳ 明朝" w:cs="Times New Roman" w:hint="eastAsia"/>
                <w:highlight w:val="yellow"/>
                <w:rPrChange w:id="233"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34" w:author="jumpei.miyoshi@acctim.co.jp" w:date="2026-03-10T11:13:00Z" w16du:dateUtc="2026-03-10T02:13:00Z">
                  <w:rPr>
                    <w:rFonts w:ascii="ＭＳ 明朝" w:eastAsia="ＭＳ 明朝" w:hAnsi="ＭＳ 明朝" w:cs="Times New Roman"/>
                  </w:rPr>
                </w:rPrChange>
              </w:rPr>
              <w:t>3,491,418</w:t>
            </w:r>
            <w:r w:rsidRPr="00670E03">
              <w:rPr>
                <w:rFonts w:ascii="ＭＳ 明朝" w:eastAsia="ＭＳ 明朝" w:hAnsi="ＭＳ 明朝" w:cs="Times New Roman" w:hint="eastAsia"/>
                <w:highlight w:val="yellow"/>
                <w:rPrChange w:id="235" w:author="jumpei.miyoshi@acctim.co.jp" w:date="2026-03-10T11:13:00Z" w16du:dateUtc="2026-03-10T02:13:00Z">
                  <w:rPr>
                    <w:rFonts w:ascii="ＭＳ 明朝" w:eastAsia="ＭＳ 明朝" w:hAnsi="ＭＳ 明朝" w:cs="Times New Roman" w:hint="eastAsia"/>
                  </w:rPr>
                </w:rPrChange>
              </w:rPr>
              <w:t xml:space="preserve">）　</w:t>
            </w:r>
          </w:p>
        </w:tc>
        <w:tc>
          <w:tcPr>
            <w:tcW w:w="2001" w:type="dxa"/>
            <w:vAlign w:val="center"/>
          </w:tcPr>
          <w:p w14:paraId="78DAF674" w14:textId="60A91EE4" w:rsidR="008C05A8" w:rsidRPr="00670E03" w:rsidRDefault="00135BEB" w:rsidP="00135BEB">
            <w:pPr>
              <w:wordWrap w:val="0"/>
              <w:spacing w:line="200" w:lineRule="auto"/>
              <w:jc w:val="right"/>
              <w:rPr>
                <w:rFonts w:ascii="ＭＳ 明朝" w:eastAsia="ＭＳ 明朝" w:hAnsi="ＭＳ 明朝" w:cs="ＭＳ 明朝"/>
                <w:highlight w:val="yellow"/>
                <w:rPrChange w:id="236" w:author="jumpei.miyoshi@acctim.co.jp" w:date="2026-03-10T11:13:00Z" w16du:dateUtc="2026-03-10T02:13:00Z">
                  <w:rPr>
                    <w:rFonts w:ascii="ＭＳ 明朝" w:eastAsia="ＭＳ 明朝" w:hAnsi="ＭＳ 明朝" w:cs="ＭＳ 明朝"/>
                  </w:rPr>
                </w:rPrChange>
              </w:rPr>
            </w:pPr>
            <w:r w:rsidRPr="00670E03">
              <w:rPr>
                <w:rFonts w:ascii="ＭＳ 明朝" w:eastAsia="ＭＳ 明朝" w:hAnsi="ＭＳ 明朝" w:cs="Times New Roman" w:hint="eastAsia"/>
                <w:highlight w:val="yellow"/>
                <w:rPrChange w:id="237" w:author="jumpei.miyoshi@acctim.co.jp" w:date="2026-03-10T11:13:00Z" w16du:dateUtc="2026-03-10T02:13:00Z">
                  <w:rPr>
                    <w:rFonts w:ascii="ＭＳ 明朝" w:eastAsia="ＭＳ 明朝" w:hAnsi="ＭＳ 明朝" w:cs="Times New Roman" w:hint="eastAsia"/>
                  </w:rPr>
                </w:rPrChange>
              </w:rPr>
              <w:t xml:space="preserve">―　</w:t>
            </w:r>
          </w:p>
        </w:tc>
      </w:tr>
      <w:tr w:rsidR="00135BEB" w14:paraId="7FBA1C47" w14:textId="77777777" w:rsidTr="00CD59A6">
        <w:trPr>
          <w:trHeight w:val="270"/>
        </w:trPr>
        <w:tc>
          <w:tcPr>
            <w:tcW w:w="2547" w:type="dxa"/>
            <w:vAlign w:val="center"/>
          </w:tcPr>
          <w:p w14:paraId="08AAC39A" w14:textId="24D01AB8" w:rsidR="00135BEB" w:rsidRPr="008369A4" w:rsidRDefault="00135BEB" w:rsidP="00135BEB">
            <w:pPr>
              <w:spacing w:line="200" w:lineRule="auto"/>
              <w:rPr>
                <w:rFonts w:ascii="ＭＳ 明朝" w:eastAsia="ＭＳ 明朝" w:hAnsi="ＭＳ 明朝" w:cs="Times New Roman"/>
                <w:sz w:val="20"/>
                <w:szCs w:val="20"/>
                <w:highlight w:val="yellow"/>
                <w:rPrChange w:id="238" w:author="jumpei.miyoshi@acctim.co.jp" w:date="2026-03-11T14:35:00Z" w16du:dateUtc="2026-03-11T05:35:00Z">
                  <w:rPr>
                    <w:rFonts w:ascii="ＭＳ 明朝" w:eastAsia="ＭＳ 明朝" w:hAnsi="ＭＳ 明朝" w:cs="Times New Roman"/>
                    <w:sz w:val="20"/>
                    <w:szCs w:val="20"/>
                  </w:rPr>
                </w:rPrChange>
              </w:rPr>
            </w:pPr>
            <w:r w:rsidRPr="008369A4">
              <w:rPr>
                <w:rFonts w:ascii="ＭＳ 明朝" w:eastAsia="ＭＳ 明朝" w:hAnsi="ＭＳ 明朝" w:cs="Times New Roman"/>
                <w:sz w:val="20"/>
                <w:szCs w:val="20"/>
                <w:highlight w:val="yellow"/>
                <w:rPrChange w:id="239" w:author="jumpei.miyoshi@acctim.co.jp" w:date="2026-03-11T14:35:00Z" w16du:dateUtc="2026-03-11T05:35:00Z">
                  <w:rPr>
                    <w:rFonts w:ascii="ＭＳ 明朝" w:eastAsia="ＭＳ 明朝" w:hAnsi="ＭＳ 明朝" w:cs="Times New Roman"/>
                    <w:sz w:val="20"/>
                    <w:szCs w:val="20"/>
                  </w:rPr>
                </w:rPrChange>
              </w:rPr>
              <w:t>(2)</w:t>
            </w:r>
            <w:r w:rsidRPr="008369A4">
              <w:rPr>
                <w:rFonts w:ascii="ＭＳ 明朝" w:eastAsia="ＭＳ 明朝" w:hAnsi="ＭＳ 明朝" w:cs="Times New Roman" w:hint="eastAsia"/>
                <w:sz w:val="20"/>
                <w:szCs w:val="20"/>
                <w:highlight w:val="yellow"/>
                <w:rPrChange w:id="240" w:author="jumpei.miyoshi@acctim.co.jp" w:date="2026-03-11T14:35:00Z" w16du:dateUtc="2026-03-11T05:35:00Z">
                  <w:rPr>
                    <w:rFonts w:ascii="ＭＳ 明朝" w:eastAsia="ＭＳ 明朝" w:hAnsi="ＭＳ 明朝" w:cs="Times New Roman" w:hint="eastAsia"/>
                    <w:sz w:val="20"/>
                    <w:szCs w:val="20"/>
                  </w:rPr>
                </w:rPrChange>
              </w:rPr>
              <w:t>社債</w:t>
            </w:r>
          </w:p>
        </w:tc>
        <w:tc>
          <w:tcPr>
            <w:tcW w:w="2001" w:type="dxa"/>
            <w:vAlign w:val="center"/>
          </w:tcPr>
          <w:p w14:paraId="1A1EB354" w14:textId="3BF89274" w:rsidR="00135BEB" w:rsidRPr="00670E03" w:rsidRDefault="00135BEB" w:rsidP="00135BEB">
            <w:pPr>
              <w:spacing w:line="200" w:lineRule="auto"/>
              <w:jc w:val="right"/>
              <w:rPr>
                <w:rFonts w:ascii="ＭＳ 明朝" w:eastAsia="ＭＳ 明朝" w:hAnsi="ＭＳ 明朝" w:cs="Times New Roman"/>
                <w:highlight w:val="yellow"/>
                <w:rPrChange w:id="241" w:author="jumpei.miyoshi@acctim.co.jp" w:date="2026-03-10T11:13:00Z" w16du:dateUtc="2026-03-10T02:13:00Z">
                  <w:rPr>
                    <w:rFonts w:ascii="ＭＳ 明朝" w:eastAsia="ＭＳ 明朝" w:hAnsi="ＭＳ 明朝" w:cs="Times New Roman"/>
                  </w:rPr>
                </w:rPrChange>
              </w:rPr>
            </w:pPr>
            <w:r w:rsidRPr="00670E03">
              <w:rPr>
                <w:rFonts w:ascii="ＭＳ 明朝" w:eastAsia="ＭＳ 明朝" w:hAnsi="ＭＳ 明朝" w:cs="Times New Roman" w:hint="eastAsia"/>
                <w:highlight w:val="yellow"/>
                <w:rPrChange w:id="242"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43" w:author="jumpei.miyoshi@acctim.co.jp" w:date="2026-03-10T11:13:00Z" w16du:dateUtc="2026-03-10T02:13:00Z">
                  <w:rPr>
                    <w:rFonts w:ascii="ＭＳ 明朝" w:eastAsia="ＭＳ 明朝" w:hAnsi="ＭＳ 明朝" w:cs="Times New Roman"/>
                  </w:rPr>
                </w:rPrChange>
              </w:rPr>
              <w:t>732,000</w:t>
            </w:r>
            <w:r w:rsidRPr="00670E03">
              <w:rPr>
                <w:rFonts w:ascii="ＭＳ 明朝" w:eastAsia="ＭＳ 明朝" w:hAnsi="ＭＳ 明朝" w:cs="Times New Roman"/>
                <w:highlight w:val="yellow"/>
                <w:rPrChange w:id="244" w:author="jumpei.miyoshi@acctim.co.jp" w:date="2026-03-10T11:13:00Z" w16du:dateUtc="2026-03-10T02:13:00Z">
                  <w:rPr>
                    <w:rFonts w:ascii="ＭＳ 明朝" w:eastAsia="ＭＳ 明朝" w:hAnsi="ＭＳ 明朝" w:cs="Times New Roman"/>
                  </w:rPr>
                </w:rPrChange>
              </w:rPr>
              <w:t xml:space="preserve">）　　　</w:t>
            </w:r>
          </w:p>
        </w:tc>
        <w:tc>
          <w:tcPr>
            <w:tcW w:w="2001" w:type="dxa"/>
            <w:vAlign w:val="center"/>
          </w:tcPr>
          <w:p w14:paraId="26D262D3" w14:textId="4A172D67" w:rsidR="00135BEB" w:rsidRPr="00670E03" w:rsidRDefault="00135BEB" w:rsidP="00135BEB">
            <w:pPr>
              <w:spacing w:line="200" w:lineRule="auto"/>
              <w:jc w:val="right"/>
              <w:rPr>
                <w:rFonts w:ascii="ＭＳ 明朝" w:eastAsia="ＭＳ 明朝" w:hAnsi="ＭＳ 明朝" w:cs="Times New Roman"/>
                <w:highlight w:val="yellow"/>
                <w:rPrChange w:id="245" w:author="jumpei.miyoshi@acctim.co.jp" w:date="2026-03-10T11:13:00Z" w16du:dateUtc="2026-03-10T02:13:00Z">
                  <w:rPr>
                    <w:rFonts w:ascii="ＭＳ 明朝" w:eastAsia="ＭＳ 明朝" w:hAnsi="ＭＳ 明朝" w:cs="Times New Roman"/>
                  </w:rPr>
                </w:rPrChange>
              </w:rPr>
            </w:pPr>
            <w:r w:rsidRPr="00670E03">
              <w:rPr>
                <w:rFonts w:ascii="ＭＳ 明朝" w:eastAsia="ＭＳ 明朝" w:hAnsi="ＭＳ 明朝" w:cs="Times New Roman" w:hint="eastAsia"/>
                <w:highlight w:val="yellow"/>
                <w:rPrChange w:id="246"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47" w:author="jumpei.miyoshi@acctim.co.jp" w:date="2026-03-10T11:13:00Z" w16du:dateUtc="2026-03-10T02:13:00Z">
                  <w:rPr>
                    <w:rFonts w:ascii="ＭＳ 明朝" w:eastAsia="ＭＳ 明朝" w:hAnsi="ＭＳ 明朝" w:cs="Times New Roman"/>
                  </w:rPr>
                </w:rPrChange>
              </w:rPr>
              <w:t>725,514</w:t>
            </w:r>
            <w:r w:rsidRPr="00670E03">
              <w:rPr>
                <w:rFonts w:ascii="ＭＳ 明朝" w:eastAsia="ＭＳ 明朝" w:hAnsi="ＭＳ 明朝" w:cs="Times New Roman"/>
                <w:highlight w:val="yellow"/>
                <w:rPrChange w:id="248" w:author="jumpei.miyoshi@acctim.co.jp" w:date="2026-03-10T11:13:00Z" w16du:dateUtc="2026-03-10T02:13:00Z">
                  <w:rPr>
                    <w:rFonts w:ascii="ＭＳ 明朝" w:eastAsia="ＭＳ 明朝" w:hAnsi="ＭＳ 明朝" w:cs="Times New Roman"/>
                  </w:rPr>
                </w:rPrChange>
              </w:rPr>
              <w:t xml:space="preserve">）　</w:t>
            </w:r>
          </w:p>
        </w:tc>
        <w:tc>
          <w:tcPr>
            <w:tcW w:w="2001" w:type="dxa"/>
            <w:vAlign w:val="center"/>
          </w:tcPr>
          <w:p w14:paraId="7026132A" w14:textId="7635AA45" w:rsidR="00135BEB" w:rsidRPr="00670E03" w:rsidRDefault="00135BEB" w:rsidP="00135BEB">
            <w:pPr>
              <w:spacing w:line="200" w:lineRule="auto"/>
              <w:jc w:val="right"/>
              <w:rPr>
                <w:rFonts w:ascii="ＭＳ 明朝" w:eastAsia="ＭＳ 明朝" w:hAnsi="ＭＳ 明朝" w:cs="Times New Roman"/>
                <w:highlight w:val="yellow"/>
                <w:rPrChange w:id="249" w:author="jumpei.miyoshi@acctim.co.jp" w:date="2026-03-10T11:13:00Z" w16du:dateUtc="2026-03-10T02:13:00Z">
                  <w:rPr>
                    <w:rFonts w:ascii="ＭＳ 明朝" w:eastAsia="ＭＳ 明朝" w:hAnsi="ＭＳ 明朝" w:cs="Times New Roman"/>
                  </w:rPr>
                </w:rPrChange>
              </w:rPr>
            </w:pPr>
            <w:r w:rsidRPr="00670E03">
              <w:rPr>
                <w:rFonts w:ascii="ＭＳ 明朝" w:eastAsia="ＭＳ 明朝" w:hAnsi="ＭＳ 明朝" w:cs="Times New Roman" w:hint="eastAsia"/>
                <w:highlight w:val="yellow"/>
                <w:rPrChange w:id="250"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51" w:author="jumpei.miyoshi@acctim.co.jp" w:date="2026-03-10T11:13:00Z" w16du:dateUtc="2026-03-10T02:13:00Z">
                  <w:rPr>
                    <w:rFonts w:ascii="ＭＳ 明朝" w:eastAsia="ＭＳ 明朝" w:hAnsi="ＭＳ 明朝" w:cs="Times New Roman"/>
                  </w:rPr>
                </w:rPrChange>
              </w:rPr>
              <w:t>6,485</w:t>
            </w:r>
            <w:r w:rsidRPr="00670E03">
              <w:rPr>
                <w:rFonts w:ascii="ＭＳ 明朝" w:eastAsia="ＭＳ 明朝" w:hAnsi="ＭＳ 明朝" w:cs="Times New Roman"/>
                <w:highlight w:val="yellow"/>
                <w:rPrChange w:id="252" w:author="jumpei.miyoshi@acctim.co.jp" w:date="2026-03-10T11:13:00Z" w16du:dateUtc="2026-03-10T02:13:00Z">
                  <w:rPr>
                    <w:rFonts w:ascii="ＭＳ 明朝" w:eastAsia="ＭＳ 明朝" w:hAnsi="ＭＳ 明朝" w:cs="Times New Roman"/>
                  </w:rPr>
                </w:rPrChange>
              </w:rPr>
              <w:t>）</w:t>
            </w:r>
          </w:p>
        </w:tc>
      </w:tr>
      <w:tr w:rsidR="00135BEB" w14:paraId="1E33D117" w14:textId="77777777" w:rsidTr="00CD59A6">
        <w:trPr>
          <w:trHeight w:val="270"/>
        </w:trPr>
        <w:tc>
          <w:tcPr>
            <w:tcW w:w="2547" w:type="dxa"/>
            <w:vAlign w:val="center"/>
          </w:tcPr>
          <w:p w14:paraId="0ADFFCD3" w14:textId="6758498F" w:rsidR="00135BEB" w:rsidRPr="008369A4" w:rsidRDefault="00135BEB" w:rsidP="00135BEB">
            <w:pPr>
              <w:spacing w:line="200" w:lineRule="auto"/>
              <w:rPr>
                <w:rFonts w:ascii="ＭＳ 明朝" w:eastAsia="ＭＳ 明朝" w:hAnsi="ＭＳ 明朝" w:cs="ＭＳ 明朝"/>
                <w:sz w:val="20"/>
                <w:szCs w:val="20"/>
                <w:highlight w:val="yellow"/>
                <w:rPrChange w:id="253" w:author="jumpei.miyoshi@acctim.co.jp" w:date="2026-03-11T14:35:00Z" w16du:dateUtc="2026-03-11T05:35:00Z">
                  <w:rPr>
                    <w:rFonts w:ascii="ＭＳ 明朝" w:eastAsia="ＭＳ 明朝" w:hAnsi="ＭＳ 明朝" w:cs="ＭＳ 明朝"/>
                    <w:sz w:val="20"/>
                    <w:szCs w:val="20"/>
                  </w:rPr>
                </w:rPrChange>
              </w:rPr>
            </w:pPr>
            <w:r w:rsidRPr="008369A4">
              <w:rPr>
                <w:rFonts w:ascii="ＭＳ 明朝" w:eastAsia="ＭＳ 明朝" w:hAnsi="ＭＳ 明朝" w:cs="Times New Roman"/>
                <w:sz w:val="20"/>
                <w:szCs w:val="20"/>
                <w:highlight w:val="yellow"/>
                <w:rPrChange w:id="254" w:author="jumpei.miyoshi@acctim.co.jp" w:date="2026-03-11T14:35:00Z" w16du:dateUtc="2026-03-11T05:35:00Z">
                  <w:rPr>
                    <w:rFonts w:ascii="ＭＳ 明朝" w:eastAsia="ＭＳ 明朝" w:hAnsi="ＭＳ 明朝" w:cs="Times New Roman"/>
                    <w:sz w:val="20"/>
                    <w:szCs w:val="20"/>
                  </w:rPr>
                </w:rPrChange>
              </w:rPr>
              <w:t>(3)</w:t>
            </w:r>
            <w:r w:rsidRPr="008369A4">
              <w:rPr>
                <w:rFonts w:ascii="ＭＳ 明朝" w:eastAsia="ＭＳ 明朝" w:hAnsi="ＭＳ 明朝" w:cs="Times New Roman" w:hint="eastAsia"/>
                <w:sz w:val="20"/>
                <w:szCs w:val="20"/>
                <w:highlight w:val="yellow"/>
                <w:rPrChange w:id="255" w:author="jumpei.miyoshi@acctim.co.jp" w:date="2026-03-11T14:35:00Z" w16du:dateUtc="2026-03-11T05:35:00Z">
                  <w:rPr>
                    <w:rFonts w:ascii="ＭＳ 明朝" w:eastAsia="ＭＳ 明朝" w:hAnsi="ＭＳ 明朝" w:cs="Times New Roman" w:hint="eastAsia"/>
                    <w:sz w:val="20"/>
                    <w:szCs w:val="20"/>
                  </w:rPr>
                </w:rPrChange>
              </w:rPr>
              <w:t>長期借入金</w:t>
            </w:r>
          </w:p>
        </w:tc>
        <w:tc>
          <w:tcPr>
            <w:tcW w:w="2001" w:type="dxa"/>
            <w:vAlign w:val="center"/>
          </w:tcPr>
          <w:p w14:paraId="4DF2D690" w14:textId="03D221D1" w:rsidR="00135BEB" w:rsidRPr="00670E03" w:rsidRDefault="00135BEB" w:rsidP="00135BEB">
            <w:pPr>
              <w:spacing w:line="200" w:lineRule="auto"/>
              <w:jc w:val="right"/>
              <w:rPr>
                <w:rFonts w:ascii="ＭＳ 明朝" w:eastAsia="ＭＳ 明朝" w:hAnsi="ＭＳ 明朝" w:cs="ＭＳ 明朝"/>
                <w:highlight w:val="yellow"/>
                <w:rPrChange w:id="256" w:author="jumpei.miyoshi@acctim.co.jp" w:date="2026-03-10T11:13:00Z" w16du:dateUtc="2026-03-10T02:13:00Z">
                  <w:rPr>
                    <w:rFonts w:ascii="ＭＳ 明朝" w:eastAsia="ＭＳ 明朝" w:hAnsi="ＭＳ 明朝" w:cs="ＭＳ 明朝"/>
                  </w:rPr>
                </w:rPrChange>
              </w:rPr>
            </w:pPr>
            <w:r w:rsidRPr="00670E03">
              <w:rPr>
                <w:rFonts w:ascii="ＭＳ 明朝" w:eastAsia="ＭＳ 明朝" w:hAnsi="ＭＳ 明朝" w:cs="Times New Roman" w:hint="eastAsia"/>
                <w:highlight w:val="yellow"/>
                <w:rPrChange w:id="257"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58" w:author="jumpei.miyoshi@acctim.co.jp" w:date="2026-03-10T11:13:00Z" w16du:dateUtc="2026-03-10T02:13:00Z">
                  <w:rPr>
                    <w:rFonts w:ascii="ＭＳ 明朝" w:eastAsia="ＭＳ 明朝" w:hAnsi="ＭＳ 明朝" w:cs="Times New Roman"/>
                  </w:rPr>
                </w:rPrChange>
              </w:rPr>
              <w:t>34,781,061</w:t>
            </w:r>
            <w:r w:rsidRPr="00670E03">
              <w:rPr>
                <w:rFonts w:ascii="ＭＳ 明朝" w:eastAsia="ＭＳ 明朝" w:hAnsi="ＭＳ 明朝" w:cs="Times New Roman" w:hint="eastAsia"/>
                <w:highlight w:val="yellow"/>
                <w:rPrChange w:id="259" w:author="jumpei.miyoshi@acctim.co.jp" w:date="2026-03-10T11:13:00Z" w16du:dateUtc="2026-03-10T02:13:00Z">
                  <w:rPr>
                    <w:rFonts w:ascii="ＭＳ 明朝" w:eastAsia="ＭＳ 明朝" w:hAnsi="ＭＳ 明朝" w:cs="Times New Roman" w:hint="eastAsia"/>
                  </w:rPr>
                </w:rPrChange>
              </w:rPr>
              <w:t>）</w:t>
            </w:r>
          </w:p>
        </w:tc>
        <w:tc>
          <w:tcPr>
            <w:tcW w:w="2001" w:type="dxa"/>
            <w:vAlign w:val="center"/>
          </w:tcPr>
          <w:p w14:paraId="781E2DB6" w14:textId="2F67EF12" w:rsidR="00135BEB" w:rsidRPr="00670E03" w:rsidRDefault="00135BEB" w:rsidP="00135BEB">
            <w:pPr>
              <w:spacing w:line="200" w:lineRule="auto"/>
              <w:jc w:val="right"/>
              <w:rPr>
                <w:rFonts w:ascii="ＭＳ 明朝" w:eastAsia="ＭＳ 明朝" w:hAnsi="ＭＳ 明朝" w:cs="ＭＳ 明朝"/>
                <w:highlight w:val="yellow"/>
                <w:rPrChange w:id="260" w:author="jumpei.miyoshi@acctim.co.jp" w:date="2026-03-10T11:13:00Z" w16du:dateUtc="2026-03-10T02:13:00Z">
                  <w:rPr>
                    <w:rFonts w:ascii="ＭＳ 明朝" w:eastAsia="ＭＳ 明朝" w:hAnsi="ＭＳ 明朝" w:cs="ＭＳ 明朝"/>
                  </w:rPr>
                </w:rPrChange>
              </w:rPr>
            </w:pPr>
            <w:r w:rsidRPr="00670E03">
              <w:rPr>
                <w:rFonts w:ascii="ＭＳ 明朝" w:eastAsia="ＭＳ 明朝" w:hAnsi="ＭＳ 明朝" w:cs="Times New Roman" w:hint="eastAsia"/>
                <w:highlight w:val="yellow"/>
                <w:rPrChange w:id="261"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62" w:author="jumpei.miyoshi@acctim.co.jp" w:date="2026-03-10T11:13:00Z" w16du:dateUtc="2026-03-10T02:13:00Z">
                  <w:rPr>
                    <w:rFonts w:ascii="ＭＳ 明朝" w:eastAsia="ＭＳ 明朝" w:hAnsi="ＭＳ 明朝" w:cs="Times New Roman"/>
                  </w:rPr>
                </w:rPrChange>
              </w:rPr>
              <w:t>34,779,665</w:t>
            </w:r>
            <w:r w:rsidRPr="00670E03">
              <w:rPr>
                <w:rFonts w:ascii="ＭＳ 明朝" w:eastAsia="ＭＳ 明朝" w:hAnsi="ＭＳ 明朝" w:cs="Times New Roman"/>
                <w:highlight w:val="yellow"/>
                <w:rPrChange w:id="263" w:author="jumpei.miyoshi@acctim.co.jp" w:date="2026-03-10T11:13:00Z" w16du:dateUtc="2026-03-10T02:13:00Z">
                  <w:rPr>
                    <w:rFonts w:ascii="ＭＳ 明朝" w:eastAsia="ＭＳ 明朝" w:hAnsi="ＭＳ 明朝" w:cs="Times New Roman"/>
                  </w:rPr>
                </w:rPrChange>
              </w:rPr>
              <w:t xml:space="preserve">）　</w:t>
            </w:r>
          </w:p>
        </w:tc>
        <w:tc>
          <w:tcPr>
            <w:tcW w:w="2001" w:type="dxa"/>
            <w:vAlign w:val="center"/>
          </w:tcPr>
          <w:p w14:paraId="38CCA71D" w14:textId="0326C2F5" w:rsidR="00135BEB" w:rsidRPr="00670E03" w:rsidRDefault="00135BEB" w:rsidP="00135BEB">
            <w:pPr>
              <w:spacing w:line="200" w:lineRule="auto"/>
              <w:jc w:val="right"/>
              <w:rPr>
                <w:rFonts w:ascii="ＭＳ 明朝" w:eastAsia="ＭＳ 明朝" w:hAnsi="ＭＳ 明朝" w:cs="ＭＳ 明朝"/>
                <w:highlight w:val="yellow"/>
                <w:rPrChange w:id="264" w:author="jumpei.miyoshi@acctim.co.jp" w:date="2026-03-10T11:13:00Z" w16du:dateUtc="2026-03-10T02:13:00Z">
                  <w:rPr>
                    <w:rFonts w:ascii="ＭＳ 明朝" w:eastAsia="ＭＳ 明朝" w:hAnsi="ＭＳ 明朝" w:cs="ＭＳ 明朝"/>
                  </w:rPr>
                </w:rPrChange>
              </w:rPr>
            </w:pPr>
            <w:r w:rsidRPr="00670E03">
              <w:rPr>
                <w:rFonts w:ascii="ＭＳ 明朝" w:eastAsia="ＭＳ 明朝" w:hAnsi="ＭＳ 明朝" w:cs="Times New Roman" w:hint="eastAsia"/>
                <w:highlight w:val="yellow"/>
                <w:rPrChange w:id="265" w:author="jumpei.miyoshi@acctim.co.jp" w:date="2026-03-10T11:13:00Z" w16du:dateUtc="2026-03-10T02:13:00Z">
                  <w:rPr>
                    <w:rFonts w:ascii="ＭＳ 明朝" w:eastAsia="ＭＳ 明朝" w:hAnsi="ＭＳ 明朝" w:cs="Times New Roman" w:hint="eastAsia"/>
                  </w:rPr>
                </w:rPrChange>
              </w:rPr>
              <w:t>（</w:t>
            </w:r>
            <w:r w:rsidR="00C50391" w:rsidRPr="00670E03">
              <w:rPr>
                <w:rFonts w:ascii="ＭＳ 明朝" w:eastAsia="ＭＳ 明朝" w:hAnsi="ＭＳ 明朝" w:cs="Times New Roman"/>
                <w:highlight w:val="yellow"/>
                <w:rPrChange w:id="266" w:author="jumpei.miyoshi@acctim.co.jp" w:date="2026-03-10T11:13:00Z" w16du:dateUtc="2026-03-10T02:13:00Z">
                  <w:rPr>
                    <w:rFonts w:ascii="ＭＳ 明朝" w:eastAsia="ＭＳ 明朝" w:hAnsi="ＭＳ 明朝" w:cs="Times New Roman"/>
                  </w:rPr>
                </w:rPrChange>
              </w:rPr>
              <w:t>1,396</w:t>
            </w:r>
            <w:r w:rsidRPr="00670E03">
              <w:rPr>
                <w:rFonts w:ascii="ＭＳ 明朝" w:eastAsia="ＭＳ 明朝" w:hAnsi="ＭＳ 明朝" w:cs="Times New Roman" w:hint="eastAsia"/>
                <w:highlight w:val="yellow"/>
                <w:rPrChange w:id="267" w:author="jumpei.miyoshi@acctim.co.jp" w:date="2026-03-10T11:13:00Z" w16du:dateUtc="2026-03-10T02:13:00Z">
                  <w:rPr>
                    <w:rFonts w:ascii="ＭＳ 明朝" w:eastAsia="ＭＳ 明朝" w:hAnsi="ＭＳ 明朝" w:cs="Times New Roman" w:hint="eastAsia"/>
                  </w:rPr>
                </w:rPrChange>
              </w:rPr>
              <w:t xml:space="preserve">）　</w:t>
            </w:r>
          </w:p>
        </w:tc>
      </w:tr>
    </w:tbl>
    <w:p w14:paraId="32A2535C" w14:textId="2D0E773D" w:rsidR="00D54599" w:rsidRPr="002A4B0F" w:rsidRDefault="002A4B0F" w:rsidP="00D54599">
      <w:pPr>
        <w:widowControl/>
        <w:autoSpaceDE w:val="0"/>
        <w:autoSpaceDN w:val="0"/>
        <w:snapToGrid w:val="0"/>
        <w:spacing w:line="360" w:lineRule="atLeast"/>
        <w:rPr>
          <w:rFonts w:ascii="ＭＳ 明朝" w:eastAsia="ＭＳ 明朝" w:hAnsi="ＭＳ 明朝" w:cs="ＭＳ Ｐゴシック"/>
          <w:kern w:val="0"/>
          <w:sz w:val="20"/>
          <w:szCs w:val="20"/>
        </w:rPr>
      </w:pPr>
      <w:r w:rsidRPr="002A4B0F">
        <w:rPr>
          <w:rFonts w:ascii="ＭＳ 明朝" w:eastAsia="ＭＳ 明朝" w:hAnsi="ＭＳ 明朝" w:cs="ＭＳ Ｐゴシック" w:hint="eastAsia"/>
          <w:kern w:val="0"/>
          <w:szCs w:val="21"/>
        </w:rPr>
        <w:t xml:space="preserve">　</w:t>
      </w:r>
      <w:r w:rsidRPr="002A4B0F">
        <w:rPr>
          <w:rFonts w:ascii="ＭＳ 明朝" w:eastAsia="ＭＳ 明朝" w:hAnsi="ＭＳ 明朝" w:cs="ＭＳ Ｐゴシック" w:hint="eastAsia"/>
          <w:kern w:val="0"/>
          <w:sz w:val="20"/>
          <w:szCs w:val="20"/>
        </w:rPr>
        <w:t xml:space="preserve">　（</w:t>
      </w:r>
      <w:r w:rsidR="0023362B">
        <w:rPr>
          <w:rFonts w:ascii="ＭＳ 明朝" w:eastAsia="ＭＳ 明朝" w:hAnsi="ＭＳ 明朝" w:cs="ＭＳ Ｐゴシック" w:hint="eastAsia"/>
          <w:kern w:val="0"/>
          <w:sz w:val="20"/>
          <w:szCs w:val="20"/>
        </w:rPr>
        <w:t>*</w:t>
      </w:r>
      <w:r w:rsidRPr="002A4B0F">
        <w:rPr>
          <w:rFonts w:ascii="ＭＳ 明朝" w:eastAsia="ＭＳ 明朝" w:hAnsi="ＭＳ 明朝" w:cs="ＭＳ Ｐゴシック" w:hint="eastAsia"/>
          <w:kern w:val="0"/>
          <w:sz w:val="20"/>
          <w:szCs w:val="20"/>
        </w:rPr>
        <w:t>）負債に計上されているものについては、（　）で示しております。</w:t>
      </w:r>
    </w:p>
    <w:p w14:paraId="07A39116" w14:textId="77777777" w:rsidR="002A4B0F" w:rsidRPr="0023362B" w:rsidRDefault="002A4B0F" w:rsidP="00D54599">
      <w:pPr>
        <w:widowControl/>
        <w:autoSpaceDE w:val="0"/>
        <w:autoSpaceDN w:val="0"/>
        <w:snapToGrid w:val="0"/>
        <w:spacing w:line="360" w:lineRule="atLeast"/>
        <w:rPr>
          <w:rFonts w:ascii="ＭＳ 明朝" w:eastAsia="ＭＳ 明朝" w:hAnsi="ＭＳ 明朝" w:cs="ＭＳ Ｐゴシック"/>
          <w:color w:val="FF0000"/>
          <w:kern w:val="0"/>
          <w:szCs w:val="21"/>
        </w:rPr>
      </w:pPr>
    </w:p>
    <w:p w14:paraId="6093EB57" w14:textId="39963267" w:rsidR="0023362B" w:rsidRDefault="00D54599" w:rsidP="00D54599">
      <w:pPr>
        <w:widowControl/>
        <w:autoSpaceDE w:val="0"/>
        <w:autoSpaceDN w:val="0"/>
        <w:snapToGrid w:val="0"/>
        <w:spacing w:line="360" w:lineRule="atLeast"/>
        <w:rPr>
          <w:rFonts w:ascii="ＭＳ 明朝" w:eastAsia="ＭＳ 明朝" w:hAnsi="ＭＳ 明朝" w:cs="ＭＳ Ｐゴシック"/>
          <w:kern w:val="0"/>
          <w:szCs w:val="21"/>
        </w:rPr>
      </w:pPr>
      <w:r w:rsidRPr="00D54599">
        <w:rPr>
          <w:rFonts w:ascii="ＭＳ 明朝" w:eastAsia="ＭＳ 明朝" w:hAnsi="ＭＳ 明朝" w:cs="ＭＳ Ｐゴシック" w:hint="eastAsia"/>
          <w:kern w:val="0"/>
          <w:szCs w:val="21"/>
        </w:rPr>
        <w:t>(注)</w:t>
      </w:r>
      <w:r w:rsidR="0023362B">
        <w:rPr>
          <w:rFonts w:ascii="ＭＳ 明朝" w:eastAsia="ＭＳ 明朝" w:hAnsi="ＭＳ 明朝" w:cs="ＭＳ Ｐゴシック" w:hint="eastAsia"/>
          <w:kern w:val="0"/>
          <w:szCs w:val="21"/>
        </w:rPr>
        <w:t>時価の算定に用いた評価技法及びインプットの説明</w:t>
      </w:r>
    </w:p>
    <w:p w14:paraId="1E75E1A2" w14:textId="30713D75" w:rsidR="0023362B" w:rsidRDefault="0023362B" w:rsidP="0023362B">
      <w:pPr>
        <w:widowControl/>
        <w:autoSpaceDE w:val="0"/>
        <w:autoSpaceDN w:val="0"/>
        <w:snapToGrid w:val="0"/>
        <w:spacing w:line="360" w:lineRule="atLeast"/>
        <w:ind w:leftChars="200" w:left="420"/>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t xml:space="preserve">　金融商品の時価を、時価の算定に用いたインプットの観察可能性及び重要性に応じて、</w:t>
      </w:r>
      <w:r>
        <w:rPr>
          <w:rFonts w:ascii="ＭＳ 明朝" w:eastAsia="ＭＳ 明朝" w:hAnsi="ＭＳ 明朝" w:cs="ＭＳ Ｐゴシック"/>
          <w:kern w:val="0"/>
          <w:szCs w:val="21"/>
        </w:rPr>
        <w:br/>
      </w:r>
      <w:r>
        <w:rPr>
          <w:rFonts w:ascii="ＭＳ 明朝" w:eastAsia="ＭＳ 明朝" w:hAnsi="ＭＳ 明朝" w:cs="ＭＳ Ｐゴシック" w:hint="eastAsia"/>
          <w:kern w:val="0"/>
          <w:szCs w:val="21"/>
        </w:rPr>
        <w:t>以下の</w:t>
      </w:r>
      <w:r w:rsidR="00D634D0">
        <w:rPr>
          <w:rFonts w:ascii="ＭＳ 明朝" w:eastAsia="ＭＳ 明朝" w:hAnsi="ＭＳ 明朝" w:cs="ＭＳ Ｐゴシック" w:hint="eastAsia"/>
          <w:kern w:val="0"/>
          <w:szCs w:val="21"/>
        </w:rPr>
        <w:t>３</w:t>
      </w:r>
      <w:r>
        <w:rPr>
          <w:rFonts w:ascii="ＭＳ 明朝" w:eastAsia="ＭＳ 明朝" w:hAnsi="ＭＳ 明朝" w:cs="ＭＳ Ｐゴシック" w:hint="eastAsia"/>
          <w:kern w:val="0"/>
          <w:szCs w:val="21"/>
        </w:rPr>
        <w:t>つのレベルに分類しております。</w:t>
      </w:r>
    </w:p>
    <w:p w14:paraId="2DADE97A" w14:textId="24C948EC" w:rsidR="0023362B" w:rsidRDefault="00CB5B98" w:rsidP="00D634D0">
      <w:pPr>
        <w:widowControl/>
        <w:autoSpaceDE w:val="0"/>
        <w:autoSpaceDN w:val="0"/>
        <w:snapToGrid w:val="0"/>
        <w:spacing w:line="360" w:lineRule="atLeast"/>
        <w:ind w:left="2100" w:hangingChars="1000" w:hanging="2100"/>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t xml:space="preserve">　　レベル</w:t>
      </w:r>
      <w:r w:rsidR="00D634D0">
        <w:rPr>
          <w:rFonts w:ascii="ＭＳ 明朝" w:eastAsia="ＭＳ 明朝" w:hAnsi="ＭＳ 明朝" w:cs="ＭＳ Ｐゴシック" w:hint="eastAsia"/>
          <w:kern w:val="0"/>
          <w:szCs w:val="21"/>
        </w:rPr>
        <w:t>１</w:t>
      </w:r>
      <w:r>
        <w:rPr>
          <w:rFonts w:ascii="ＭＳ 明朝" w:eastAsia="ＭＳ 明朝" w:hAnsi="ＭＳ 明朝" w:cs="ＭＳ Ｐゴシック" w:hint="eastAsia"/>
          <w:kern w:val="0"/>
          <w:szCs w:val="21"/>
        </w:rPr>
        <w:t>の時価：同一の資産又は負債の活発な市場における（無調整の）相場価格により算定した時価</w:t>
      </w:r>
    </w:p>
    <w:p w14:paraId="39303FA9" w14:textId="549B6342" w:rsidR="00CB5B98" w:rsidRDefault="00CB5B98" w:rsidP="00D634D0">
      <w:pPr>
        <w:widowControl/>
        <w:autoSpaceDE w:val="0"/>
        <w:autoSpaceDN w:val="0"/>
        <w:snapToGrid w:val="0"/>
        <w:spacing w:line="360" w:lineRule="atLeast"/>
        <w:ind w:left="2100" w:hangingChars="1000" w:hanging="2100"/>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t xml:space="preserve">　　レベル</w:t>
      </w:r>
      <w:r w:rsidR="00D634D0">
        <w:rPr>
          <w:rFonts w:ascii="ＭＳ 明朝" w:eastAsia="ＭＳ 明朝" w:hAnsi="ＭＳ 明朝" w:cs="ＭＳ Ｐゴシック" w:hint="eastAsia"/>
          <w:kern w:val="0"/>
          <w:szCs w:val="21"/>
        </w:rPr>
        <w:t>２</w:t>
      </w:r>
      <w:r>
        <w:rPr>
          <w:rFonts w:ascii="ＭＳ 明朝" w:eastAsia="ＭＳ 明朝" w:hAnsi="ＭＳ 明朝" w:cs="ＭＳ Ｐゴシック" w:hint="eastAsia"/>
          <w:kern w:val="0"/>
          <w:szCs w:val="21"/>
        </w:rPr>
        <w:t>の時価：レベル1のインプット以外の直接又は間接的に観察可能なインプットを用いて算定した時価</w:t>
      </w:r>
    </w:p>
    <w:p w14:paraId="003E3119" w14:textId="58AB0408" w:rsidR="00CB5B98" w:rsidRDefault="00CB5B98" w:rsidP="00CB5B98">
      <w:pPr>
        <w:widowControl/>
        <w:autoSpaceDE w:val="0"/>
        <w:autoSpaceDN w:val="0"/>
        <w:snapToGrid w:val="0"/>
        <w:spacing w:line="360" w:lineRule="atLeast"/>
        <w:ind w:left="1890" w:hangingChars="900" w:hanging="1890"/>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t xml:space="preserve">　　レベル</w:t>
      </w:r>
      <w:r w:rsidR="00D634D0">
        <w:rPr>
          <w:rFonts w:ascii="ＭＳ 明朝" w:eastAsia="ＭＳ 明朝" w:hAnsi="ＭＳ 明朝" w:cs="ＭＳ Ｐゴシック" w:hint="eastAsia"/>
          <w:kern w:val="0"/>
          <w:szCs w:val="21"/>
        </w:rPr>
        <w:t>３</w:t>
      </w:r>
      <w:r>
        <w:rPr>
          <w:rFonts w:ascii="ＭＳ 明朝" w:eastAsia="ＭＳ 明朝" w:hAnsi="ＭＳ 明朝" w:cs="ＭＳ Ｐゴシック" w:hint="eastAsia"/>
          <w:kern w:val="0"/>
          <w:szCs w:val="21"/>
        </w:rPr>
        <w:t>の時価：重要な観察できないインプットを使用して算定した時価</w:t>
      </w:r>
    </w:p>
    <w:p w14:paraId="2CD44F05" w14:textId="066421AF" w:rsidR="0023362B" w:rsidRPr="00D634D0" w:rsidRDefault="0023362B" w:rsidP="00D54599">
      <w:pPr>
        <w:widowControl/>
        <w:autoSpaceDE w:val="0"/>
        <w:autoSpaceDN w:val="0"/>
        <w:snapToGrid w:val="0"/>
        <w:spacing w:line="360" w:lineRule="atLeast"/>
        <w:rPr>
          <w:rFonts w:ascii="ＭＳ 明朝" w:eastAsia="ＭＳ 明朝" w:hAnsi="ＭＳ 明朝" w:cs="ＭＳ Ｐゴシック"/>
          <w:kern w:val="0"/>
          <w:szCs w:val="21"/>
        </w:rPr>
      </w:pPr>
    </w:p>
    <w:p w14:paraId="4A6CFC2F" w14:textId="448009AD" w:rsidR="005B1137" w:rsidRDefault="005B1137" w:rsidP="005B1137">
      <w:pPr>
        <w:widowControl/>
        <w:autoSpaceDE w:val="0"/>
        <w:autoSpaceDN w:val="0"/>
        <w:snapToGrid w:val="0"/>
        <w:spacing w:line="360" w:lineRule="atLeast"/>
        <w:ind w:left="420" w:hangingChars="200" w:hanging="420"/>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t xml:space="preserve">　　　時価の算定に重要な影響を与えるインプットを複数使用している場合には、それらのインプットがそれぞれ属するレベルのうち、時価の算定における優先順位が最も低いレベルに時価を分類しております。</w:t>
      </w:r>
    </w:p>
    <w:p w14:paraId="417F3D15" w14:textId="77777777" w:rsidR="005B1137" w:rsidRDefault="005B1137" w:rsidP="005B1137">
      <w:pPr>
        <w:widowControl/>
        <w:autoSpaceDE w:val="0"/>
        <w:autoSpaceDN w:val="0"/>
        <w:snapToGrid w:val="0"/>
        <w:spacing w:line="360" w:lineRule="atLeast"/>
        <w:ind w:firstLineChars="200" w:firstLine="420"/>
        <w:rPr>
          <w:rFonts w:ascii="ＭＳ 明朝" w:eastAsia="ＭＳ 明朝" w:hAnsi="ＭＳ 明朝" w:cs="ＭＳ Ｐゴシック"/>
          <w:kern w:val="0"/>
          <w:szCs w:val="21"/>
          <w:u w:val="single"/>
        </w:rPr>
      </w:pPr>
    </w:p>
    <w:p w14:paraId="44489FFC" w14:textId="214E9F4A" w:rsidR="00D34E0A" w:rsidRDefault="00D34E0A" w:rsidP="005B1137">
      <w:pPr>
        <w:widowControl/>
        <w:autoSpaceDE w:val="0"/>
        <w:autoSpaceDN w:val="0"/>
        <w:snapToGrid w:val="0"/>
        <w:spacing w:line="360" w:lineRule="atLeast"/>
        <w:ind w:firstLineChars="200" w:firstLine="420"/>
        <w:rPr>
          <w:rFonts w:ascii="ＭＳ 明朝" w:eastAsia="ＭＳ 明朝" w:hAnsi="ＭＳ 明朝" w:cs="ＭＳ Ｐゴシック"/>
          <w:kern w:val="0"/>
          <w:szCs w:val="21"/>
          <w:u w:val="single"/>
        </w:rPr>
      </w:pPr>
      <w:r>
        <w:rPr>
          <w:rFonts w:ascii="ＭＳ 明朝" w:eastAsia="ＭＳ 明朝" w:hAnsi="ＭＳ 明朝" w:cs="ＭＳ Ｐゴシック" w:hint="eastAsia"/>
          <w:kern w:val="0"/>
          <w:szCs w:val="21"/>
          <w:u w:val="single"/>
        </w:rPr>
        <w:t>短期借入金</w:t>
      </w:r>
    </w:p>
    <w:p w14:paraId="50489808" w14:textId="37435764" w:rsidR="00D34E0A" w:rsidRDefault="00D34E0A" w:rsidP="00D34E0A">
      <w:pPr>
        <w:widowControl/>
        <w:autoSpaceDE w:val="0"/>
        <w:autoSpaceDN w:val="0"/>
        <w:snapToGrid w:val="0"/>
        <w:spacing w:line="360" w:lineRule="atLeast"/>
        <w:ind w:leftChars="200" w:left="420" w:firstLineChars="100" w:firstLine="210"/>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lastRenderedPageBreak/>
        <w:t>これらの時価は、一定の期間ごとに区分した債務ごとに、その将来キャッシュ・フローと、返済期日までの期間及び信用リスクを加味した利率を基に、割引現在価値法により算定しており、レベル２の時価に分類しております。</w:t>
      </w:r>
    </w:p>
    <w:p w14:paraId="6A01686E" w14:textId="25E514B2" w:rsidR="00D54599" w:rsidRDefault="00D34E0A" w:rsidP="005B1137">
      <w:pPr>
        <w:widowControl/>
        <w:autoSpaceDE w:val="0"/>
        <w:autoSpaceDN w:val="0"/>
        <w:snapToGrid w:val="0"/>
        <w:spacing w:line="360" w:lineRule="atLeast"/>
        <w:ind w:firstLineChars="200" w:firstLine="420"/>
        <w:rPr>
          <w:rFonts w:ascii="ＭＳ 明朝" w:eastAsia="ＭＳ 明朝" w:hAnsi="ＭＳ 明朝" w:cs="ＭＳ Ｐゴシック"/>
          <w:kern w:val="0"/>
          <w:szCs w:val="21"/>
          <w:u w:val="single"/>
        </w:rPr>
      </w:pPr>
      <w:r>
        <w:rPr>
          <w:rFonts w:ascii="ＭＳ 明朝" w:eastAsia="ＭＳ 明朝" w:hAnsi="ＭＳ 明朝" w:cs="ＭＳ Ｐゴシック" w:hint="eastAsia"/>
          <w:kern w:val="0"/>
          <w:szCs w:val="21"/>
          <w:u w:val="single"/>
        </w:rPr>
        <w:t>社債及び</w:t>
      </w:r>
      <w:r w:rsidR="00684D27">
        <w:rPr>
          <w:rFonts w:ascii="ＭＳ 明朝" w:eastAsia="ＭＳ 明朝" w:hAnsi="ＭＳ 明朝" w:cs="ＭＳ Ｐゴシック" w:hint="eastAsia"/>
          <w:kern w:val="0"/>
          <w:szCs w:val="21"/>
          <w:u w:val="single"/>
        </w:rPr>
        <w:t>長期借入金</w:t>
      </w:r>
    </w:p>
    <w:p w14:paraId="773D6783" w14:textId="63D83371" w:rsidR="004536F6" w:rsidRDefault="00684D27" w:rsidP="008C05A8">
      <w:pPr>
        <w:widowControl/>
        <w:autoSpaceDE w:val="0"/>
        <w:autoSpaceDN w:val="0"/>
        <w:snapToGrid w:val="0"/>
        <w:spacing w:line="360" w:lineRule="atLeast"/>
        <w:ind w:leftChars="200" w:left="420"/>
        <w:rPr>
          <w:rFonts w:ascii="ＭＳ 明朝" w:eastAsia="ＭＳ 明朝" w:hAnsi="ＭＳ 明朝" w:cs="ＭＳ Ｐゴシック"/>
          <w:kern w:val="0"/>
          <w:szCs w:val="21"/>
        </w:rPr>
      </w:pPr>
      <w:r>
        <w:rPr>
          <w:rFonts w:ascii="ＭＳ 明朝" w:eastAsia="ＭＳ 明朝" w:hAnsi="ＭＳ 明朝" w:cs="ＭＳ Ｐゴシック" w:hint="eastAsia"/>
          <w:kern w:val="0"/>
          <w:szCs w:val="21"/>
        </w:rPr>
        <w:t xml:space="preserve">　これらの時価は、元利金の合計額と、当該債務の残存期間及び信用リスクを加味した利率を基に、割引現在価値法により算定しており、レベル</w:t>
      </w:r>
      <w:r w:rsidR="00D634D0">
        <w:rPr>
          <w:rFonts w:ascii="ＭＳ 明朝" w:eastAsia="ＭＳ 明朝" w:hAnsi="ＭＳ 明朝" w:cs="ＭＳ Ｐゴシック" w:hint="eastAsia"/>
          <w:kern w:val="0"/>
          <w:szCs w:val="21"/>
        </w:rPr>
        <w:t>２</w:t>
      </w:r>
      <w:r>
        <w:rPr>
          <w:rFonts w:ascii="ＭＳ 明朝" w:eastAsia="ＭＳ 明朝" w:hAnsi="ＭＳ 明朝" w:cs="ＭＳ Ｐゴシック" w:hint="eastAsia"/>
          <w:kern w:val="0"/>
          <w:szCs w:val="21"/>
        </w:rPr>
        <w:t>の時価に分類しております。</w:t>
      </w:r>
    </w:p>
    <w:p w14:paraId="2D61FDD6" w14:textId="77777777" w:rsidR="008C05A8" w:rsidRDefault="008C05A8" w:rsidP="00D54599">
      <w:pPr>
        <w:rPr>
          <w:rFonts w:ascii="Century" w:eastAsia="ＭＳ 明朝" w:hAnsi="Century" w:cs="Times New Roman"/>
          <w:color w:val="FF0000"/>
          <w:szCs w:val="20"/>
        </w:rPr>
      </w:pPr>
    </w:p>
    <w:p w14:paraId="4FE3D17A" w14:textId="59B388B9" w:rsidR="008C4F70" w:rsidRPr="00D54599" w:rsidRDefault="008C4F70" w:rsidP="008C4F70">
      <w:pPr>
        <w:rPr>
          <w:rFonts w:ascii="Century" w:eastAsia="ＭＳ 明朝" w:hAnsi="Century" w:cs="Times New Roman"/>
          <w:szCs w:val="20"/>
        </w:rPr>
      </w:pPr>
      <w:r>
        <w:rPr>
          <w:rFonts w:ascii="Century" w:eastAsia="ＭＳ 明朝" w:hAnsi="Century" w:cs="Times New Roman" w:hint="eastAsia"/>
          <w:szCs w:val="20"/>
        </w:rPr>
        <w:t>賃貸等不動産</w:t>
      </w:r>
      <w:r w:rsidRPr="00D54599">
        <w:rPr>
          <w:rFonts w:ascii="Century" w:eastAsia="ＭＳ 明朝" w:hAnsi="Century" w:cs="Times New Roman" w:hint="eastAsia"/>
          <w:szCs w:val="20"/>
        </w:rPr>
        <w:t>に関する注記</w:t>
      </w:r>
    </w:p>
    <w:p w14:paraId="71E819CC" w14:textId="0F957F8A" w:rsidR="008C4F70" w:rsidRPr="008369A4" w:rsidRDefault="008C4F70" w:rsidP="008C4F70">
      <w:pPr>
        <w:widowControl/>
        <w:autoSpaceDE w:val="0"/>
        <w:autoSpaceDN w:val="0"/>
        <w:snapToGrid w:val="0"/>
        <w:spacing w:line="360" w:lineRule="atLeast"/>
        <w:ind w:firstLineChars="100" w:firstLine="210"/>
        <w:rPr>
          <w:rFonts w:ascii="ＭＳ 明朝" w:eastAsia="ＭＳ 明朝" w:hAnsi="ＭＳ 明朝" w:cs="ＭＳ Ｐゴシック"/>
          <w:kern w:val="0"/>
          <w:szCs w:val="21"/>
          <w:highlight w:val="yellow"/>
          <w:rPrChange w:id="268" w:author="jumpei.miyoshi@acctim.co.jp" w:date="2026-03-11T14:35:00Z" w16du:dateUtc="2026-03-11T05:35:00Z">
            <w:rPr>
              <w:rFonts w:ascii="ＭＳ 明朝" w:eastAsia="ＭＳ 明朝" w:hAnsi="ＭＳ 明朝" w:cs="ＭＳ Ｐゴシック"/>
              <w:kern w:val="0"/>
              <w:szCs w:val="21"/>
            </w:rPr>
          </w:rPrChange>
        </w:rPr>
      </w:pPr>
      <w:r w:rsidRPr="00D54599">
        <w:rPr>
          <w:rFonts w:ascii="ＭＳ 明朝" w:eastAsia="ＭＳ 明朝" w:hAnsi="ＭＳ 明朝" w:cs="ＭＳ Ｐゴシック" w:hint="eastAsia"/>
          <w:kern w:val="0"/>
          <w:szCs w:val="21"/>
        </w:rPr>
        <w:t>１．</w:t>
      </w:r>
      <w:r w:rsidRPr="008369A4">
        <w:rPr>
          <w:rFonts w:ascii="ＭＳ 明朝" w:eastAsia="ＭＳ 明朝" w:hAnsi="ＭＳ 明朝" w:cs="ＭＳ Ｐゴシック" w:hint="eastAsia"/>
          <w:kern w:val="0"/>
          <w:szCs w:val="21"/>
          <w:highlight w:val="yellow"/>
          <w:rPrChange w:id="269" w:author="jumpei.miyoshi@acctim.co.jp" w:date="2026-03-11T14:35:00Z" w16du:dateUtc="2026-03-11T05:35:00Z">
            <w:rPr>
              <w:rFonts w:ascii="ＭＳ 明朝" w:eastAsia="ＭＳ 明朝" w:hAnsi="ＭＳ 明朝" w:cs="ＭＳ Ｐゴシック" w:hint="eastAsia"/>
              <w:kern w:val="0"/>
              <w:szCs w:val="21"/>
            </w:rPr>
          </w:rPrChange>
        </w:rPr>
        <w:t>賃貸等不動産の状況に関する事項</w:t>
      </w:r>
    </w:p>
    <w:p w14:paraId="70329733" w14:textId="7D34A0AF" w:rsidR="008C4F70" w:rsidRPr="008369A4" w:rsidRDefault="008C4F70" w:rsidP="008C4F70">
      <w:pPr>
        <w:widowControl/>
        <w:autoSpaceDE w:val="0"/>
        <w:autoSpaceDN w:val="0"/>
        <w:snapToGrid w:val="0"/>
        <w:spacing w:line="360" w:lineRule="atLeast"/>
        <w:ind w:leftChars="100" w:left="210" w:firstLineChars="100" w:firstLine="210"/>
        <w:rPr>
          <w:rFonts w:ascii="ＭＳ 明朝" w:eastAsia="ＭＳ 明朝" w:hAnsi="ＭＳ 明朝" w:cs="ＭＳ Ｐゴシック"/>
          <w:kern w:val="0"/>
          <w:szCs w:val="21"/>
          <w:highlight w:val="yellow"/>
          <w:rPrChange w:id="270" w:author="jumpei.miyoshi@acctim.co.jp" w:date="2026-03-11T14:35:00Z" w16du:dateUtc="2026-03-11T05:35:00Z">
            <w:rPr>
              <w:rFonts w:ascii="ＭＳ 明朝" w:eastAsia="ＭＳ 明朝" w:hAnsi="ＭＳ 明朝" w:cs="ＭＳ Ｐゴシック"/>
              <w:kern w:val="0"/>
              <w:szCs w:val="21"/>
            </w:rPr>
          </w:rPrChange>
        </w:rPr>
      </w:pPr>
      <w:r w:rsidRPr="008369A4">
        <w:rPr>
          <w:rFonts w:ascii="ＭＳ 明朝" w:eastAsia="ＭＳ 明朝" w:hAnsi="ＭＳ 明朝" w:cs="ＭＳ Ｐゴシック" w:hint="eastAsia"/>
          <w:kern w:val="0"/>
          <w:szCs w:val="21"/>
          <w:highlight w:val="yellow"/>
          <w:rPrChange w:id="271" w:author="jumpei.miyoshi@acctim.co.jp" w:date="2026-03-11T14:35:00Z" w16du:dateUtc="2026-03-11T05:35:00Z">
            <w:rPr>
              <w:rFonts w:ascii="ＭＳ 明朝" w:eastAsia="ＭＳ 明朝" w:hAnsi="ＭＳ 明朝" w:cs="ＭＳ Ｐゴシック" w:hint="eastAsia"/>
              <w:kern w:val="0"/>
              <w:szCs w:val="21"/>
            </w:rPr>
          </w:rPrChange>
        </w:rPr>
        <w:t>当社では、</w:t>
      </w:r>
      <w:r w:rsidR="00ED3860" w:rsidRPr="008369A4">
        <w:rPr>
          <w:rFonts w:ascii="ＭＳ 明朝" w:eastAsia="ＭＳ 明朝" w:hAnsi="ＭＳ 明朝" w:cs="ＭＳ Ｐゴシック" w:hint="eastAsia"/>
          <w:kern w:val="0"/>
          <w:szCs w:val="21"/>
          <w:highlight w:val="yellow"/>
          <w:rPrChange w:id="272" w:author="jumpei.miyoshi@acctim.co.jp" w:date="2026-03-11T14:35:00Z" w16du:dateUtc="2026-03-11T05:35:00Z">
            <w:rPr>
              <w:rFonts w:ascii="ＭＳ 明朝" w:eastAsia="ＭＳ 明朝" w:hAnsi="ＭＳ 明朝" w:cs="ＭＳ Ｐゴシック" w:hint="eastAsia"/>
              <w:kern w:val="0"/>
              <w:szCs w:val="21"/>
            </w:rPr>
          </w:rPrChange>
        </w:rPr>
        <w:t>大阪府</w:t>
      </w:r>
      <w:r w:rsidRPr="008369A4">
        <w:rPr>
          <w:rFonts w:ascii="ＭＳ 明朝" w:eastAsia="ＭＳ 明朝" w:hAnsi="ＭＳ 明朝" w:cs="ＭＳ Ｐゴシック" w:hint="eastAsia"/>
          <w:kern w:val="0"/>
          <w:szCs w:val="21"/>
          <w:highlight w:val="yellow"/>
          <w:rPrChange w:id="273" w:author="jumpei.miyoshi@acctim.co.jp" w:date="2026-03-11T14:35:00Z" w16du:dateUtc="2026-03-11T05:35:00Z">
            <w:rPr>
              <w:rFonts w:ascii="ＭＳ 明朝" w:eastAsia="ＭＳ 明朝" w:hAnsi="ＭＳ 明朝" w:cs="ＭＳ Ｐゴシック" w:hint="eastAsia"/>
              <w:kern w:val="0"/>
              <w:szCs w:val="21"/>
            </w:rPr>
          </w:rPrChange>
        </w:rPr>
        <w:t>その他の地域において、賃貸用のビル（土地を含む。）を有しております。</w:t>
      </w:r>
    </w:p>
    <w:p w14:paraId="5FDF758A" w14:textId="77777777" w:rsidR="008C4F70" w:rsidRPr="008369A4" w:rsidRDefault="008C4F70" w:rsidP="008C4F70">
      <w:pPr>
        <w:widowControl/>
        <w:autoSpaceDE w:val="0"/>
        <w:autoSpaceDN w:val="0"/>
        <w:snapToGrid w:val="0"/>
        <w:spacing w:line="360" w:lineRule="atLeast"/>
        <w:ind w:leftChars="200" w:left="420" w:firstLineChars="100" w:firstLine="210"/>
        <w:rPr>
          <w:rFonts w:ascii="ＭＳ 明朝" w:eastAsia="ＭＳ 明朝" w:hAnsi="ＭＳ 明朝" w:cs="ＭＳ Ｐゴシック"/>
          <w:kern w:val="0"/>
          <w:szCs w:val="21"/>
          <w:highlight w:val="yellow"/>
          <w:rPrChange w:id="274" w:author="jumpei.miyoshi@acctim.co.jp" w:date="2026-03-11T14:35:00Z" w16du:dateUtc="2026-03-11T05:35:00Z">
            <w:rPr>
              <w:rFonts w:ascii="ＭＳ 明朝" w:eastAsia="ＭＳ 明朝" w:hAnsi="ＭＳ 明朝" w:cs="ＭＳ Ｐゴシック"/>
              <w:kern w:val="0"/>
              <w:szCs w:val="21"/>
            </w:rPr>
          </w:rPrChange>
        </w:rPr>
      </w:pPr>
    </w:p>
    <w:p w14:paraId="1AAD0C45" w14:textId="1F1113B1" w:rsidR="008C4F70" w:rsidRPr="008369A4" w:rsidRDefault="008C4F70" w:rsidP="008C4F70">
      <w:pPr>
        <w:widowControl/>
        <w:autoSpaceDE w:val="0"/>
        <w:autoSpaceDN w:val="0"/>
        <w:snapToGrid w:val="0"/>
        <w:spacing w:line="360" w:lineRule="atLeast"/>
        <w:ind w:firstLineChars="100" w:firstLine="210"/>
        <w:rPr>
          <w:rFonts w:ascii="ＭＳ 明朝" w:eastAsia="ＭＳ 明朝" w:hAnsi="ＭＳ 明朝" w:cs="ＭＳ Ｐゴシック"/>
          <w:kern w:val="0"/>
          <w:szCs w:val="21"/>
          <w:highlight w:val="yellow"/>
          <w:rPrChange w:id="275" w:author="jumpei.miyoshi@acctim.co.jp" w:date="2026-03-11T14:35:00Z" w16du:dateUtc="2026-03-11T05:35:00Z">
            <w:rPr>
              <w:rFonts w:ascii="ＭＳ 明朝" w:eastAsia="ＭＳ 明朝" w:hAnsi="ＭＳ 明朝" w:cs="ＭＳ Ｐゴシック"/>
              <w:kern w:val="0"/>
              <w:szCs w:val="21"/>
            </w:rPr>
          </w:rPrChange>
        </w:rPr>
      </w:pPr>
      <w:r w:rsidRPr="008369A4">
        <w:rPr>
          <w:rFonts w:ascii="ＭＳ 明朝" w:eastAsia="ＭＳ 明朝" w:hAnsi="ＭＳ 明朝" w:cs="ＭＳ Ｐゴシック" w:hint="eastAsia"/>
          <w:kern w:val="0"/>
          <w:szCs w:val="21"/>
          <w:highlight w:val="yellow"/>
          <w:rPrChange w:id="276" w:author="jumpei.miyoshi@acctim.co.jp" w:date="2026-03-11T14:35:00Z" w16du:dateUtc="2026-03-11T05:35:00Z">
            <w:rPr>
              <w:rFonts w:ascii="ＭＳ 明朝" w:eastAsia="ＭＳ 明朝" w:hAnsi="ＭＳ 明朝" w:cs="ＭＳ Ｐゴシック" w:hint="eastAsia"/>
              <w:kern w:val="0"/>
              <w:szCs w:val="21"/>
            </w:rPr>
          </w:rPrChange>
        </w:rPr>
        <w:t>２．賃貸等不動産の時価に関する事項</w:t>
      </w:r>
    </w:p>
    <w:p w14:paraId="0A31A092" w14:textId="60D30297" w:rsidR="008C4F70" w:rsidRPr="008369A4" w:rsidRDefault="008C4F70" w:rsidP="004555F4">
      <w:pPr>
        <w:widowControl/>
        <w:autoSpaceDE w:val="0"/>
        <w:autoSpaceDN w:val="0"/>
        <w:snapToGrid w:val="0"/>
        <w:spacing w:line="360" w:lineRule="atLeast"/>
        <w:ind w:left="210" w:hangingChars="100" w:hanging="210"/>
        <w:jc w:val="right"/>
        <w:rPr>
          <w:rFonts w:ascii="ＭＳ 明朝" w:eastAsia="ＭＳ 明朝" w:hAnsi="ＭＳ 明朝" w:cs="ＭＳ Ｐゴシック"/>
          <w:kern w:val="0"/>
          <w:szCs w:val="21"/>
          <w:highlight w:val="yellow"/>
          <w:rPrChange w:id="277" w:author="jumpei.miyoshi@acctim.co.jp" w:date="2026-03-11T14:35:00Z" w16du:dateUtc="2026-03-11T05:35:00Z">
            <w:rPr>
              <w:rFonts w:ascii="ＭＳ 明朝" w:eastAsia="ＭＳ 明朝" w:hAnsi="ＭＳ 明朝" w:cs="ＭＳ Ｐゴシック"/>
              <w:kern w:val="0"/>
              <w:szCs w:val="21"/>
            </w:rPr>
          </w:rPrChange>
        </w:rPr>
      </w:pPr>
      <w:r w:rsidRPr="008369A4">
        <w:rPr>
          <w:rFonts w:ascii="ＭＳ 明朝" w:eastAsia="ＭＳ 明朝" w:hAnsi="ＭＳ 明朝" w:cs="ＭＳ Ｐゴシック" w:hint="eastAsia"/>
          <w:kern w:val="0"/>
          <w:szCs w:val="21"/>
          <w:highlight w:val="yellow"/>
          <w:rPrChange w:id="278" w:author="jumpei.miyoshi@acctim.co.jp" w:date="2026-03-11T14:35:00Z" w16du:dateUtc="2026-03-11T05:35:00Z">
            <w:rPr>
              <w:rFonts w:ascii="ＭＳ 明朝" w:eastAsia="ＭＳ 明朝" w:hAnsi="ＭＳ 明朝" w:cs="ＭＳ Ｐゴシック" w:hint="eastAsia"/>
              <w:kern w:val="0"/>
              <w:szCs w:val="21"/>
            </w:rPr>
          </w:rPrChange>
        </w:rPr>
        <w:t xml:space="preserve">　　（単位：</w:t>
      </w:r>
      <w:r w:rsidR="00B552EC" w:rsidRPr="008369A4">
        <w:rPr>
          <w:rFonts w:ascii="ＭＳ 明朝" w:eastAsia="ＭＳ 明朝" w:hAnsi="ＭＳ 明朝" w:cs="ＭＳ Ｐゴシック" w:hint="eastAsia"/>
          <w:kern w:val="0"/>
          <w:szCs w:val="21"/>
          <w:highlight w:val="yellow"/>
          <w:rPrChange w:id="279" w:author="jumpei.miyoshi@acctim.co.jp" w:date="2026-03-11T14:35:00Z" w16du:dateUtc="2026-03-11T05:35:00Z">
            <w:rPr>
              <w:rFonts w:ascii="ＭＳ 明朝" w:eastAsia="ＭＳ 明朝" w:hAnsi="ＭＳ 明朝" w:cs="ＭＳ Ｐゴシック" w:hint="eastAsia"/>
              <w:kern w:val="0"/>
              <w:szCs w:val="21"/>
            </w:rPr>
          </w:rPrChange>
        </w:rPr>
        <w:t>千</w:t>
      </w:r>
      <w:r w:rsidRPr="008369A4">
        <w:rPr>
          <w:rFonts w:ascii="ＭＳ 明朝" w:eastAsia="ＭＳ 明朝" w:hAnsi="ＭＳ 明朝" w:cs="ＭＳ Ｐゴシック" w:hint="eastAsia"/>
          <w:kern w:val="0"/>
          <w:szCs w:val="21"/>
          <w:highlight w:val="yellow"/>
          <w:rPrChange w:id="280" w:author="jumpei.miyoshi@acctim.co.jp" w:date="2026-03-11T14:35:00Z" w16du:dateUtc="2026-03-11T05:35:00Z">
            <w:rPr>
              <w:rFonts w:ascii="ＭＳ 明朝" w:eastAsia="ＭＳ 明朝" w:hAnsi="ＭＳ 明朝" w:cs="ＭＳ Ｐゴシック" w:hint="eastAsia"/>
              <w:kern w:val="0"/>
              <w:szCs w:val="21"/>
            </w:rPr>
          </w:rPrChange>
        </w:rPr>
        <w:t>円）</w:t>
      </w:r>
      <w:r w:rsidRPr="008369A4">
        <w:rPr>
          <w:rFonts w:ascii="ＭＳ 明朝" w:eastAsia="ＭＳ 明朝" w:hAnsi="ＭＳ 明朝" w:cs="ＭＳ Ｐゴシック"/>
          <w:kern w:val="0"/>
          <w:szCs w:val="21"/>
          <w:highlight w:val="yellow"/>
          <w:rPrChange w:id="281" w:author="jumpei.miyoshi@acctim.co.jp" w:date="2026-03-11T14:35:00Z" w16du:dateUtc="2026-03-11T05:35:00Z">
            <w:rPr>
              <w:rFonts w:ascii="ＭＳ 明朝" w:eastAsia="ＭＳ 明朝" w:hAnsi="ＭＳ 明朝" w:cs="ＭＳ Ｐゴシック"/>
              <w:kern w:val="0"/>
              <w:szCs w:val="21"/>
            </w:rPr>
          </w:rPrChange>
        </w:rPr>
        <w:t xml:space="preserve"> </w:t>
      </w:r>
    </w:p>
    <w:tbl>
      <w:tblPr>
        <w:tblW w:w="0" w:type="auto"/>
        <w:tblInd w:w="425" w:type="dxa"/>
        <w:tblBorders>
          <w:top w:val="single" w:sz="2" w:space="0" w:color="000000"/>
          <w:left w:val="single" w:sz="2" w:space="0" w:color="000000"/>
          <w:bottom w:val="single" w:sz="2" w:space="0" w:color="000000"/>
          <w:right w:val="single" w:sz="2" w:space="0" w:color="000000"/>
        </w:tblBorders>
        <w:tblCellMar>
          <w:left w:w="0" w:type="dxa"/>
          <w:right w:w="0" w:type="dxa"/>
        </w:tblCellMar>
        <w:tblLook w:val="0000" w:firstRow="0" w:lastRow="0" w:firstColumn="0" w:lastColumn="0" w:noHBand="0" w:noVBand="0"/>
      </w:tblPr>
      <w:tblGrid>
        <w:gridCol w:w="4250"/>
        <w:gridCol w:w="4251"/>
      </w:tblGrid>
      <w:tr w:rsidR="008C4F70" w:rsidRPr="008369A4" w14:paraId="725E4308" w14:textId="77777777" w:rsidTr="008C4F70">
        <w:trPr>
          <w:trHeight w:val="516"/>
        </w:trPr>
        <w:tc>
          <w:tcPr>
            <w:tcW w:w="4250" w:type="dxa"/>
            <w:tcBorders>
              <w:top w:val="single" w:sz="4" w:space="0" w:color="auto"/>
              <w:left w:val="single" w:sz="4" w:space="0" w:color="auto"/>
              <w:bottom w:val="single" w:sz="4" w:space="0" w:color="auto"/>
              <w:right w:val="single" w:sz="4" w:space="0" w:color="auto"/>
            </w:tcBorders>
            <w:vAlign w:val="center"/>
          </w:tcPr>
          <w:p w14:paraId="2CE9B976" w14:textId="72D70436" w:rsidR="008C4F70" w:rsidRPr="008369A4" w:rsidRDefault="008C4F70" w:rsidP="008C4F70">
            <w:pPr>
              <w:spacing w:line="200" w:lineRule="exact"/>
              <w:jc w:val="center"/>
              <w:rPr>
                <w:rFonts w:ascii="ＭＳ 明朝" w:eastAsia="ＭＳ 明朝" w:hAnsi="ＭＳ 明朝" w:cs="ＭＳ Ｐゴシック"/>
                <w:sz w:val="20"/>
                <w:szCs w:val="20"/>
                <w:highlight w:val="yellow"/>
                <w:rPrChange w:id="282" w:author="jumpei.miyoshi@acctim.co.jp" w:date="2026-03-11T14:35:00Z" w16du:dateUtc="2026-03-11T05:35:00Z">
                  <w:rPr>
                    <w:rFonts w:ascii="ＭＳ 明朝" w:eastAsia="ＭＳ 明朝" w:hAnsi="ＭＳ 明朝" w:cs="ＭＳ Ｐゴシック"/>
                    <w:sz w:val="20"/>
                    <w:szCs w:val="20"/>
                  </w:rPr>
                </w:rPrChange>
              </w:rPr>
            </w:pPr>
            <w:r w:rsidRPr="008369A4">
              <w:rPr>
                <w:rFonts w:ascii="ＭＳ 明朝" w:eastAsia="ＭＳ 明朝" w:hAnsi="ＭＳ 明朝" w:cs="Times New Roman" w:hint="eastAsia"/>
                <w:sz w:val="20"/>
                <w:szCs w:val="20"/>
                <w:highlight w:val="yellow"/>
                <w:rPrChange w:id="283" w:author="jumpei.miyoshi@acctim.co.jp" w:date="2026-03-11T14:35:00Z" w16du:dateUtc="2026-03-11T05:35:00Z">
                  <w:rPr>
                    <w:rFonts w:ascii="ＭＳ 明朝" w:eastAsia="ＭＳ 明朝" w:hAnsi="ＭＳ 明朝" w:cs="Times New Roman" w:hint="eastAsia"/>
                    <w:sz w:val="20"/>
                    <w:szCs w:val="20"/>
                  </w:rPr>
                </w:rPrChange>
              </w:rPr>
              <w:t> 貸借対照表計上額</w:t>
            </w:r>
          </w:p>
        </w:tc>
        <w:tc>
          <w:tcPr>
            <w:tcW w:w="4251" w:type="dxa"/>
            <w:tcBorders>
              <w:top w:val="single" w:sz="4" w:space="0" w:color="auto"/>
              <w:left w:val="single" w:sz="4" w:space="0" w:color="auto"/>
              <w:bottom w:val="single" w:sz="4" w:space="0" w:color="auto"/>
              <w:right w:val="single" w:sz="4" w:space="0" w:color="auto"/>
            </w:tcBorders>
            <w:vAlign w:val="center"/>
          </w:tcPr>
          <w:p w14:paraId="1E3D8F90" w14:textId="7386DE23" w:rsidR="008C4F70" w:rsidRPr="008369A4" w:rsidRDefault="008C4F70" w:rsidP="0004597B">
            <w:pPr>
              <w:autoSpaceDE w:val="0"/>
              <w:autoSpaceDN w:val="0"/>
              <w:adjustRightInd w:val="0"/>
              <w:snapToGrid w:val="0"/>
              <w:spacing w:line="200" w:lineRule="exact"/>
              <w:jc w:val="center"/>
              <w:rPr>
                <w:rFonts w:ascii="ＭＳ 明朝" w:eastAsia="ＭＳ 明朝" w:hAnsi="ＭＳ 明朝" w:cs="ＭＳ Ｐゴシック"/>
                <w:sz w:val="20"/>
                <w:szCs w:val="20"/>
                <w:highlight w:val="yellow"/>
                <w:rPrChange w:id="284" w:author="jumpei.miyoshi@acctim.co.jp" w:date="2026-03-11T14:35:00Z" w16du:dateUtc="2026-03-11T05:35:00Z">
                  <w:rPr>
                    <w:rFonts w:ascii="ＭＳ 明朝" w:eastAsia="ＭＳ 明朝" w:hAnsi="ＭＳ 明朝" w:cs="ＭＳ Ｐゴシック"/>
                    <w:sz w:val="20"/>
                    <w:szCs w:val="20"/>
                  </w:rPr>
                </w:rPrChange>
              </w:rPr>
            </w:pPr>
            <w:r w:rsidRPr="008369A4">
              <w:rPr>
                <w:rFonts w:ascii="ＭＳ 明朝" w:eastAsia="ＭＳ 明朝" w:hAnsi="ＭＳ 明朝" w:cs="Times New Roman" w:hint="eastAsia"/>
                <w:sz w:val="20"/>
                <w:szCs w:val="20"/>
                <w:highlight w:val="yellow"/>
                <w:rPrChange w:id="285" w:author="jumpei.miyoshi@acctim.co.jp" w:date="2026-03-11T14:35:00Z" w16du:dateUtc="2026-03-11T05:35:00Z">
                  <w:rPr>
                    <w:rFonts w:ascii="ＭＳ 明朝" w:eastAsia="ＭＳ 明朝" w:hAnsi="ＭＳ 明朝" w:cs="Times New Roman" w:hint="eastAsia"/>
                    <w:sz w:val="20"/>
                    <w:szCs w:val="20"/>
                  </w:rPr>
                </w:rPrChange>
              </w:rPr>
              <w:t>時価</w:t>
            </w:r>
          </w:p>
        </w:tc>
      </w:tr>
      <w:tr w:rsidR="008C4F70" w:rsidRPr="00D54599" w14:paraId="2B5F5DA5" w14:textId="77777777" w:rsidTr="008C4F70">
        <w:trPr>
          <w:trHeight w:val="455"/>
        </w:trPr>
        <w:tc>
          <w:tcPr>
            <w:tcW w:w="4250" w:type="dxa"/>
            <w:tcBorders>
              <w:top w:val="nil"/>
              <w:left w:val="single" w:sz="4" w:space="0" w:color="auto"/>
              <w:bottom w:val="single" w:sz="4" w:space="0" w:color="auto"/>
              <w:right w:val="single" w:sz="4" w:space="0" w:color="auto"/>
            </w:tcBorders>
            <w:vAlign w:val="center"/>
          </w:tcPr>
          <w:p w14:paraId="2E24CECF" w14:textId="27C80AF7" w:rsidR="008C4F70" w:rsidRPr="008369A4" w:rsidRDefault="00481582" w:rsidP="00B552EC">
            <w:pPr>
              <w:wordWrap w:val="0"/>
              <w:autoSpaceDE w:val="0"/>
              <w:autoSpaceDN w:val="0"/>
              <w:adjustRightInd w:val="0"/>
              <w:snapToGrid w:val="0"/>
              <w:spacing w:line="200" w:lineRule="exact"/>
              <w:jc w:val="right"/>
              <w:rPr>
                <w:rFonts w:ascii="ＭＳ 明朝" w:eastAsia="ＭＳ 明朝" w:hAnsi="ＭＳ 明朝" w:cs="Times New Roman"/>
                <w:sz w:val="20"/>
                <w:szCs w:val="20"/>
                <w:highlight w:val="yellow"/>
                <w:rPrChange w:id="286" w:author="jumpei.miyoshi@acctim.co.jp" w:date="2026-03-11T14:35:00Z" w16du:dateUtc="2026-03-11T05:35:00Z">
                  <w:rPr>
                    <w:rFonts w:ascii="ＭＳ 明朝" w:eastAsia="ＭＳ 明朝" w:hAnsi="ＭＳ 明朝" w:cs="Times New Roman"/>
                    <w:sz w:val="20"/>
                    <w:szCs w:val="20"/>
                  </w:rPr>
                </w:rPrChange>
              </w:rPr>
            </w:pPr>
            <w:r w:rsidRPr="008369A4">
              <w:rPr>
                <w:rFonts w:ascii="ＭＳ 明朝" w:eastAsia="ＭＳ 明朝" w:hAnsi="ＭＳ 明朝" w:cs="Times New Roman"/>
                <w:sz w:val="20"/>
                <w:szCs w:val="20"/>
                <w:highlight w:val="yellow"/>
                <w:rPrChange w:id="287" w:author="jumpei.miyoshi@acctim.co.jp" w:date="2026-03-11T14:35:00Z" w16du:dateUtc="2026-03-11T05:35:00Z">
                  <w:rPr>
                    <w:rFonts w:ascii="ＭＳ 明朝" w:eastAsia="ＭＳ 明朝" w:hAnsi="ＭＳ 明朝" w:cs="Times New Roman"/>
                    <w:sz w:val="20"/>
                    <w:szCs w:val="20"/>
                  </w:rPr>
                </w:rPrChange>
              </w:rPr>
              <w:t>10,</w:t>
            </w:r>
            <w:del w:id="288" w:author="jumpei.miyoshi@acctim.co.jp" w:date="2026-03-10T11:14:00Z" w16du:dateUtc="2026-03-10T02:14:00Z">
              <w:r w:rsidRPr="008369A4" w:rsidDel="00670E03">
                <w:rPr>
                  <w:rFonts w:ascii="ＭＳ 明朝" w:eastAsia="ＭＳ 明朝" w:hAnsi="ＭＳ 明朝" w:cs="Times New Roman"/>
                  <w:sz w:val="20"/>
                  <w:szCs w:val="20"/>
                  <w:highlight w:val="yellow"/>
                  <w:rPrChange w:id="289" w:author="jumpei.miyoshi@acctim.co.jp" w:date="2026-03-11T14:35:00Z" w16du:dateUtc="2026-03-11T05:35:00Z">
                    <w:rPr>
                      <w:rFonts w:ascii="ＭＳ 明朝" w:eastAsia="ＭＳ 明朝" w:hAnsi="ＭＳ 明朝" w:cs="Times New Roman"/>
                      <w:sz w:val="20"/>
                      <w:szCs w:val="20"/>
                    </w:rPr>
                  </w:rPrChange>
                </w:rPr>
                <w:delText>915,636</w:delText>
              </w:r>
            </w:del>
            <w:ins w:id="290" w:author="jumpei.miyoshi@acctim.co.jp" w:date="2026-03-10T11:14:00Z" w16du:dateUtc="2026-03-10T02:14:00Z">
              <w:r w:rsidR="00670E03" w:rsidRPr="008369A4">
                <w:rPr>
                  <w:rFonts w:ascii="ＭＳ 明朝" w:eastAsia="ＭＳ 明朝" w:hAnsi="ＭＳ 明朝" w:cs="Times New Roman"/>
                  <w:sz w:val="20"/>
                  <w:szCs w:val="20"/>
                  <w:highlight w:val="yellow"/>
                  <w:rPrChange w:id="291" w:author="jumpei.miyoshi@acctim.co.jp" w:date="2026-03-11T14:35:00Z" w16du:dateUtc="2026-03-11T05:35:00Z">
                    <w:rPr>
                      <w:rFonts w:ascii="ＭＳ 明朝" w:eastAsia="ＭＳ 明朝" w:hAnsi="ＭＳ 明朝" w:cs="Times New Roman"/>
                      <w:sz w:val="20"/>
                      <w:szCs w:val="20"/>
                    </w:rPr>
                  </w:rPrChange>
                </w:rPr>
                <w:t>889,577</w:t>
              </w:r>
            </w:ins>
            <w:r w:rsidR="00B552EC" w:rsidRPr="008369A4">
              <w:rPr>
                <w:rFonts w:ascii="ＭＳ 明朝" w:eastAsia="ＭＳ 明朝" w:hAnsi="ＭＳ 明朝" w:cs="Times New Roman" w:hint="eastAsia"/>
                <w:sz w:val="20"/>
                <w:szCs w:val="20"/>
                <w:highlight w:val="yellow"/>
                <w:rPrChange w:id="292" w:author="jumpei.miyoshi@acctim.co.jp" w:date="2026-03-11T14:35:00Z" w16du:dateUtc="2026-03-11T05:35:00Z">
                  <w:rPr>
                    <w:rFonts w:ascii="ＭＳ 明朝" w:eastAsia="ＭＳ 明朝" w:hAnsi="ＭＳ 明朝" w:cs="Times New Roman" w:hint="eastAsia"/>
                    <w:sz w:val="20"/>
                    <w:szCs w:val="20"/>
                  </w:rPr>
                </w:rPrChange>
              </w:rPr>
              <w:t xml:space="preserve">　</w:t>
            </w:r>
          </w:p>
        </w:tc>
        <w:tc>
          <w:tcPr>
            <w:tcW w:w="4251" w:type="dxa"/>
            <w:tcBorders>
              <w:top w:val="nil"/>
              <w:left w:val="single" w:sz="4" w:space="0" w:color="auto"/>
              <w:bottom w:val="single" w:sz="4" w:space="0" w:color="auto"/>
              <w:right w:val="single" w:sz="4" w:space="0" w:color="auto"/>
            </w:tcBorders>
            <w:vAlign w:val="center"/>
          </w:tcPr>
          <w:p w14:paraId="1306357C" w14:textId="4B0EA239" w:rsidR="008C4F70" w:rsidRPr="00B552EC" w:rsidRDefault="00481582" w:rsidP="00B552EC">
            <w:pPr>
              <w:wordWrap w:val="0"/>
              <w:autoSpaceDE w:val="0"/>
              <w:autoSpaceDN w:val="0"/>
              <w:adjustRightInd w:val="0"/>
              <w:snapToGrid w:val="0"/>
              <w:spacing w:line="200" w:lineRule="exact"/>
              <w:jc w:val="right"/>
              <w:rPr>
                <w:rFonts w:ascii="ＭＳ 明朝" w:eastAsia="ＭＳ 明朝" w:hAnsi="ＭＳ 明朝" w:cs="Times New Roman"/>
                <w:sz w:val="20"/>
                <w:szCs w:val="20"/>
              </w:rPr>
            </w:pPr>
            <w:r w:rsidRPr="008369A4">
              <w:rPr>
                <w:rFonts w:ascii="ＭＳ 明朝" w:eastAsia="ＭＳ 明朝" w:hAnsi="ＭＳ 明朝" w:cs="Times New Roman"/>
                <w:sz w:val="20"/>
                <w:szCs w:val="20"/>
                <w:highlight w:val="yellow"/>
                <w:rPrChange w:id="293" w:author="jumpei.miyoshi@acctim.co.jp" w:date="2026-03-11T14:35:00Z" w16du:dateUtc="2026-03-11T05:35:00Z">
                  <w:rPr>
                    <w:rFonts w:ascii="ＭＳ 明朝" w:eastAsia="ＭＳ 明朝" w:hAnsi="ＭＳ 明朝" w:cs="Times New Roman"/>
                    <w:sz w:val="20"/>
                    <w:szCs w:val="20"/>
                  </w:rPr>
                </w:rPrChange>
              </w:rPr>
              <w:t>2</w:t>
            </w:r>
            <w:del w:id="294" w:author="jumpei.miyoshi@acctim.co.jp" w:date="2026-03-10T11:14:00Z" w16du:dateUtc="2026-03-10T02:14:00Z">
              <w:r w:rsidRPr="008369A4" w:rsidDel="00BC0246">
                <w:rPr>
                  <w:rFonts w:ascii="ＭＳ 明朝" w:eastAsia="ＭＳ 明朝" w:hAnsi="ＭＳ 明朝" w:cs="Times New Roman"/>
                  <w:sz w:val="20"/>
                  <w:szCs w:val="20"/>
                  <w:highlight w:val="yellow"/>
                  <w:rPrChange w:id="295" w:author="jumpei.miyoshi@acctim.co.jp" w:date="2026-03-11T14:35:00Z" w16du:dateUtc="2026-03-11T05:35:00Z">
                    <w:rPr>
                      <w:rFonts w:ascii="ＭＳ 明朝" w:eastAsia="ＭＳ 明朝" w:hAnsi="ＭＳ 明朝" w:cs="Times New Roman"/>
                      <w:sz w:val="20"/>
                      <w:szCs w:val="20"/>
                    </w:rPr>
                  </w:rPrChange>
                </w:rPr>
                <w:delText>4,287</w:delText>
              </w:r>
            </w:del>
            <w:ins w:id="296" w:author="jumpei.miyoshi@acctim.co.jp" w:date="2026-03-10T11:14:00Z" w16du:dateUtc="2026-03-10T02:14:00Z">
              <w:r w:rsidR="00BC0246" w:rsidRPr="008369A4">
                <w:rPr>
                  <w:rFonts w:ascii="ＭＳ 明朝" w:eastAsia="ＭＳ 明朝" w:hAnsi="ＭＳ 明朝" w:cs="Times New Roman"/>
                  <w:sz w:val="20"/>
                  <w:szCs w:val="20"/>
                  <w:highlight w:val="yellow"/>
                  <w:rPrChange w:id="297" w:author="jumpei.miyoshi@acctim.co.jp" w:date="2026-03-11T14:35:00Z" w16du:dateUtc="2026-03-11T05:35:00Z">
                    <w:rPr>
                      <w:rFonts w:ascii="ＭＳ 明朝" w:eastAsia="ＭＳ 明朝" w:hAnsi="ＭＳ 明朝" w:cs="Times New Roman"/>
                      <w:sz w:val="20"/>
                      <w:szCs w:val="20"/>
                    </w:rPr>
                  </w:rPrChange>
                </w:rPr>
                <w:t>5,218</w:t>
              </w:r>
            </w:ins>
            <w:r w:rsidRPr="008369A4">
              <w:rPr>
                <w:rFonts w:ascii="ＭＳ 明朝" w:eastAsia="ＭＳ 明朝" w:hAnsi="ＭＳ 明朝" w:cs="Times New Roman"/>
                <w:sz w:val="20"/>
                <w:szCs w:val="20"/>
                <w:highlight w:val="yellow"/>
                <w:rPrChange w:id="298" w:author="jumpei.miyoshi@acctim.co.jp" w:date="2026-03-11T14:35:00Z" w16du:dateUtc="2026-03-11T05:35:00Z">
                  <w:rPr>
                    <w:rFonts w:ascii="ＭＳ 明朝" w:eastAsia="ＭＳ 明朝" w:hAnsi="ＭＳ 明朝" w:cs="Times New Roman"/>
                    <w:sz w:val="20"/>
                    <w:szCs w:val="20"/>
                  </w:rPr>
                </w:rPrChange>
              </w:rPr>
              <w:t>,000</w:t>
            </w:r>
            <w:r w:rsidR="009178CC">
              <w:rPr>
                <w:rFonts w:ascii="ＭＳ 明朝" w:eastAsia="ＭＳ 明朝" w:hAnsi="ＭＳ 明朝" w:cs="Times New Roman" w:hint="eastAsia"/>
                <w:sz w:val="20"/>
                <w:szCs w:val="20"/>
              </w:rPr>
              <w:t xml:space="preserve">　</w:t>
            </w:r>
          </w:p>
        </w:tc>
      </w:tr>
    </w:tbl>
    <w:p w14:paraId="04984D80" w14:textId="0F2D282B" w:rsidR="008C4F70" w:rsidRPr="002A4B0F" w:rsidRDefault="008C4F70" w:rsidP="008C4F70">
      <w:pPr>
        <w:widowControl/>
        <w:autoSpaceDE w:val="0"/>
        <w:autoSpaceDN w:val="0"/>
        <w:snapToGrid w:val="0"/>
        <w:spacing w:line="360" w:lineRule="atLeast"/>
        <w:ind w:left="630" w:hangingChars="300" w:hanging="630"/>
        <w:rPr>
          <w:rFonts w:ascii="ＭＳ 明朝" w:eastAsia="ＭＳ 明朝" w:hAnsi="ＭＳ 明朝" w:cs="ＭＳ Ｐゴシック"/>
          <w:kern w:val="0"/>
          <w:sz w:val="20"/>
          <w:szCs w:val="20"/>
        </w:rPr>
      </w:pPr>
      <w:r>
        <w:rPr>
          <w:rFonts w:ascii="ＭＳ 明朝" w:eastAsia="ＭＳ 明朝" w:hAnsi="ＭＳ 明朝" w:cs="ＭＳ Ｐゴシック" w:hint="eastAsia"/>
          <w:color w:val="FF0000"/>
          <w:kern w:val="0"/>
          <w:szCs w:val="21"/>
        </w:rPr>
        <w:t xml:space="preserve">　</w:t>
      </w:r>
      <w:r w:rsidRPr="002A4B0F">
        <w:rPr>
          <w:rFonts w:ascii="ＭＳ 明朝" w:eastAsia="ＭＳ 明朝" w:hAnsi="ＭＳ 明朝" w:cs="ＭＳ Ｐゴシック" w:hint="eastAsia"/>
          <w:kern w:val="0"/>
          <w:szCs w:val="21"/>
        </w:rPr>
        <w:t xml:space="preserve">　</w:t>
      </w:r>
      <w:r w:rsidRPr="002A4B0F">
        <w:rPr>
          <w:rFonts w:ascii="ＭＳ 明朝" w:eastAsia="ＭＳ 明朝" w:hAnsi="ＭＳ 明朝" w:cs="ＭＳ Ｐゴシック" w:hint="eastAsia"/>
          <w:kern w:val="0"/>
          <w:sz w:val="20"/>
          <w:szCs w:val="20"/>
        </w:rPr>
        <w:t xml:space="preserve">　（</w:t>
      </w:r>
      <w:r>
        <w:rPr>
          <w:rFonts w:ascii="ＭＳ 明朝" w:eastAsia="ＭＳ 明朝" w:hAnsi="ＭＳ 明朝" w:cs="ＭＳ Ｐゴシック" w:hint="eastAsia"/>
          <w:kern w:val="0"/>
          <w:sz w:val="20"/>
          <w:szCs w:val="20"/>
        </w:rPr>
        <w:t>注1</w:t>
      </w:r>
      <w:r w:rsidRPr="002A4B0F">
        <w:rPr>
          <w:rFonts w:ascii="ＭＳ 明朝" w:eastAsia="ＭＳ 明朝" w:hAnsi="ＭＳ 明朝" w:cs="ＭＳ Ｐゴシック" w:hint="eastAsia"/>
          <w:kern w:val="0"/>
          <w:sz w:val="20"/>
          <w:szCs w:val="20"/>
        </w:rPr>
        <w:t>）</w:t>
      </w:r>
      <w:r>
        <w:rPr>
          <w:rFonts w:ascii="ＭＳ 明朝" w:eastAsia="ＭＳ 明朝" w:hAnsi="ＭＳ 明朝" w:cs="ＭＳ Ｐゴシック" w:hint="eastAsia"/>
          <w:kern w:val="0"/>
          <w:sz w:val="20"/>
          <w:szCs w:val="20"/>
        </w:rPr>
        <w:t>貸借対照表計上額は、取得原価から減価償却累計額を控除した金額であります。</w:t>
      </w:r>
      <w:r>
        <w:rPr>
          <w:rFonts w:ascii="ＭＳ 明朝" w:eastAsia="ＭＳ 明朝" w:hAnsi="ＭＳ 明朝" w:cs="ＭＳ Ｐゴシック"/>
          <w:kern w:val="0"/>
          <w:sz w:val="20"/>
          <w:szCs w:val="20"/>
        </w:rPr>
        <w:br/>
      </w:r>
      <w:r>
        <w:rPr>
          <w:rFonts w:ascii="ＭＳ 明朝" w:eastAsia="ＭＳ 明朝" w:hAnsi="ＭＳ 明朝" w:cs="ＭＳ Ｐゴシック" w:hint="eastAsia"/>
          <w:kern w:val="0"/>
          <w:sz w:val="20"/>
          <w:szCs w:val="20"/>
        </w:rPr>
        <w:t>（注2）当事業年度末の時価は、主として固定資産税評価額に基づいて自社で算定した金額</w:t>
      </w:r>
      <w:r w:rsidR="00B53078">
        <w:rPr>
          <w:rFonts w:ascii="ＭＳ 明朝" w:eastAsia="ＭＳ 明朝" w:hAnsi="ＭＳ 明朝" w:cs="ＭＳ Ｐゴシック"/>
          <w:kern w:val="0"/>
          <w:sz w:val="20"/>
          <w:szCs w:val="20"/>
        </w:rPr>
        <w:br/>
      </w:r>
      <w:r w:rsidR="00B53078">
        <w:rPr>
          <w:rFonts w:ascii="ＭＳ 明朝" w:eastAsia="ＭＳ 明朝" w:hAnsi="ＭＳ 明朝" w:cs="ＭＳ Ｐゴシック" w:hint="eastAsia"/>
          <w:kern w:val="0"/>
          <w:sz w:val="20"/>
          <w:szCs w:val="20"/>
        </w:rPr>
        <w:t xml:space="preserve">　　　 </w:t>
      </w:r>
      <w:r>
        <w:rPr>
          <w:rFonts w:ascii="ＭＳ 明朝" w:eastAsia="ＭＳ 明朝" w:hAnsi="ＭＳ 明朝" w:cs="ＭＳ Ｐゴシック" w:hint="eastAsia"/>
          <w:kern w:val="0"/>
          <w:sz w:val="20"/>
          <w:szCs w:val="20"/>
        </w:rPr>
        <w:t>であります。</w:t>
      </w:r>
    </w:p>
    <w:p w14:paraId="59140326" w14:textId="337CFB8E" w:rsidR="00D54599" w:rsidRDefault="00D54599" w:rsidP="00D54599">
      <w:pPr>
        <w:rPr>
          <w:rFonts w:ascii="Century" w:eastAsia="ＭＳ 明朝" w:hAnsi="Century" w:cs="Times New Roman"/>
          <w:color w:val="FF0000"/>
          <w:szCs w:val="20"/>
        </w:rPr>
      </w:pPr>
    </w:p>
    <w:p w14:paraId="41FE8987" w14:textId="77777777" w:rsidR="00D54599" w:rsidRPr="00BB0843" w:rsidRDefault="00D54599" w:rsidP="00D54599">
      <w:pPr>
        <w:rPr>
          <w:rFonts w:ascii="Century" w:eastAsia="ＭＳ 明朝" w:hAnsi="Century" w:cs="Times New Roman"/>
          <w:szCs w:val="20"/>
        </w:rPr>
      </w:pPr>
      <w:r w:rsidRPr="00BB0843">
        <w:rPr>
          <w:rFonts w:ascii="Century" w:eastAsia="ＭＳ 明朝" w:hAnsi="Century" w:cs="Times New Roman" w:hint="eastAsia"/>
          <w:szCs w:val="20"/>
        </w:rPr>
        <w:t>関連当事者との取引</w:t>
      </w:r>
    </w:p>
    <w:p w14:paraId="47816F4D" w14:textId="7A8229FC" w:rsidR="00547CB2" w:rsidRPr="00BB0843" w:rsidRDefault="0028083C" w:rsidP="008C05A8">
      <w:pPr>
        <w:pStyle w:val="afe"/>
        <w:numPr>
          <w:ilvl w:val="0"/>
          <w:numId w:val="20"/>
        </w:numPr>
        <w:autoSpaceDE w:val="0"/>
        <w:autoSpaceDN w:val="0"/>
        <w:adjustRightInd w:val="0"/>
        <w:snapToGrid w:val="0"/>
        <w:spacing w:line="360" w:lineRule="exact"/>
        <w:ind w:leftChars="0"/>
        <w:rPr>
          <w:rFonts w:ascii="ＭＳ 明朝" w:hAnsi="ＭＳ 明朝"/>
        </w:rPr>
      </w:pPr>
      <w:r w:rsidRPr="00BB0843">
        <w:rPr>
          <w:rFonts w:ascii="ＭＳ 明朝" w:hAnsi="ＭＳ 明朝" w:hint="eastAsia"/>
        </w:rPr>
        <w:t>兄弟会社</w:t>
      </w:r>
      <w:r w:rsidR="00547CB2" w:rsidRPr="00BB0843">
        <w:rPr>
          <w:rFonts w:ascii="ＭＳ 明朝" w:hAnsi="ＭＳ 明朝" w:hint="eastAsia"/>
        </w:rPr>
        <w:t>等</w:t>
      </w:r>
    </w:p>
    <w:tbl>
      <w:tblPr>
        <w:tblW w:w="9920" w:type="dxa"/>
        <w:tblLayout w:type="fixed"/>
        <w:tblLook w:val="0400" w:firstRow="0" w:lastRow="0" w:firstColumn="0" w:lastColumn="0" w:noHBand="0" w:noVBand="1"/>
      </w:tblPr>
      <w:tblGrid>
        <w:gridCol w:w="1240"/>
        <w:gridCol w:w="1240"/>
        <w:gridCol w:w="1240"/>
        <w:gridCol w:w="1240"/>
        <w:gridCol w:w="1240"/>
        <w:gridCol w:w="1240"/>
        <w:gridCol w:w="1240"/>
        <w:gridCol w:w="1240"/>
      </w:tblGrid>
      <w:tr w:rsidR="008C05A8" w:rsidRPr="008369A4" w14:paraId="01AA6B3E" w14:textId="77777777" w:rsidTr="008C05A8">
        <w:trPr>
          <w:trHeight w:val="585"/>
        </w:trPr>
        <w:tc>
          <w:tcPr>
            <w:tcW w:w="1240" w:type="dxa"/>
            <w:tcBorders>
              <w:top w:val="single" w:sz="4" w:space="0" w:color="000000"/>
              <w:left w:val="single" w:sz="4" w:space="0" w:color="000000"/>
              <w:bottom w:val="single" w:sz="4" w:space="0" w:color="000000"/>
              <w:right w:val="single" w:sz="4" w:space="0" w:color="000000"/>
            </w:tcBorders>
            <w:vAlign w:val="center"/>
          </w:tcPr>
          <w:p w14:paraId="487A0447"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種類</w:t>
            </w:r>
          </w:p>
        </w:tc>
        <w:tc>
          <w:tcPr>
            <w:tcW w:w="1240" w:type="dxa"/>
            <w:tcBorders>
              <w:top w:val="single" w:sz="4" w:space="0" w:color="000000"/>
              <w:left w:val="nil"/>
              <w:bottom w:val="single" w:sz="4" w:space="0" w:color="000000"/>
              <w:right w:val="single" w:sz="4" w:space="0" w:color="000000"/>
            </w:tcBorders>
            <w:vAlign w:val="center"/>
          </w:tcPr>
          <w:p w14:paraId="0C02FDC6"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会社等の名称</w:t>
            </w:r>
            <w:r w:rsidRPr="00BB0843">
              <w:rPr>
                <w:rFonts w:ascii="ＭＳ 明朝" w:eastAsia="ＭＳ 明朝" w:hAnsi="ＭＳ 明朝" w:cs="ＭＳ 明朝"/>
                <w:color w:val="000000"/>
                <w:sz w:val="14"/>
                <w:szCs w:val="14"/>
              </w:rPr>
              <w:br/>
              <w:t>または氏名</w:t>
            </w:r>
          </w:p>
        </w:tc>
        <w:tc>
          <w:tcPr>
            <w:tcW w:w="1240" w:type="dxa"/>
            <w:tcBorders>
              <w:top w:val="single" w:sz="4" w:space="0" w:color="000000"/>
              <w:left w:val="nil"/>
              <w:bottom w:val="single" w:sz="4" w:space="0" w:color="000000"/>
              <w:right w:val="single" w:sz="4" w:space="0" w:color="000000"/>
            </w:tcBorders>
            <w:vAlign w:val="center"/>
          </w:tcPr>
          <w:p w14:paraId="69CE5092"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議決権等の所有</w:t>
            </w:r>
            <w:r w:rsidRPr="00BB0843">
              <w:rPr>
                <w:rFonts w:ascii="ＭＳ 明朝" w:eastAsia="ＭＳ 明朝" w:hAnsi="ＭＳ 明朝" w:cs="ＭＳ 明朝"/>
                <w:color w:val="000000"/>
                <w:sz w:val="14"/>
                <w:szCs w:val="14"/>
              </w:rPr>
              <w:br/>
              <w:t>（所有）割合</w:t>
            </w:r>
            <w:r w:rsidRPr="00BB0843">
              <w:rPr>
                <w:rFonts w:ascii="ＭＳ 明朝" w:eastAsia="ＭＳ 明朝" w:hAnsi="ＭＳ 明朝" w:cs="ＭＳ 明朝"/>
                <w:color w:val="000000"/>
                <w:sz w:val="14"/>
                <w:szCs w:val="14"/>
              </w:rPr>
              <w:br/>
              <w:t>（％）</w:t>
            </w:r>
          </w:p>
        </w:tc>
        <w:tc>
          <w:tcPr>
            <w:tcW w:w="1240" w:type="dxa"/>
            <w:tcBorders>
              <w:top w:val="single" w:sz="4" w:space="0" w:color="000000"/>
              <w:left w:val="nil"/>
              <w:bottom w:val="single" w:sz="4" w:space="0" w:color="000000"/>
              <w:right w:val="single" w:sz="4" w:space="0" w:color="000000"/>
            </w:tcBorders>
            <w:vAlign w:val="center"/>
          </w:tcPr>
          <w:p w14:paraId="2AF5E15C"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関連当事者等の</w:t>
            </w:r>
            <w:r w:rsidRPr="00BB0843">
              <w:rPr>
                <w:rFonts w:ascii="ＭＳ 明朝" w:eastAsia="ＭＳ 明朝" w:hAnsi="ＭＳ 明朝" w:cs="ＭＳ 明朝"/>
                <w:color w:val="000000"/>
                <w:sz w:val="14"/>
                <w:szCs w:val="14"/>
              </w:rPr>
              <w:br/>
              <w:t>関係</w:t>
            </w:r>
          </w:p>
        </w:tc>
        <w:tc>
          <w:tcPr>
            <w:tcW w:w="1240" w:type="dxa"/>
            <w:tcBorders>
              <w:top w:val="single" w:sz="4" w:space="0" w:color="000000"/>
              <w:left w:val="nil"/>
              <w:bottom w:val="single" w:sz="4" w:space="0" w:color="000000"/>
              <w:right w:val="single" w:sz="4" w:space="0" w:color="000000"/>
            </w:tcBorders>
            <w:vAlign w:val="center"/>
          </w:tcPr>
          <w:p w14:paraId="35D3449D"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取引の内容</w:t>
            </w:r>
          </w:p>
        </w:tc>
        <w:tc>
          <w:tcPr>
            <w:tcW w:w="1240" w:type="dxa"/>
            <w:tcBorders>
              <w:top w:val="single" w:sz="4" w:space="0" w:color="000000"/>
              <w:left w:val="nil"/>
              <w:bottom w:val="single" w:sz="4" w:space="0" w:color="000000"/>
              <w:right w:val="single" w:sz="4" w:space="0" w:color="000000"/>
            </w:tcBorders>
            <w:vAlign w:val="center"/>
          </w:tcPr>
          <w:p w14:paraId="04FC0BBD"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取引金額</w:t>
            </w:r>
            <w:r w:rsidRPr="00BB0843">
              <w:rPr>
                <w:rFonts w:ascii="ＭＳ 明朝" w:eastAsia="ＭＳ 明朝" w:hAnsi="ＭＳ 明朝" w:cs="ＭＳ 明朝"/>
                <w:color w:val="000000"/>
                <w:sz w:val="14"/>
                <w:szCs w:val="14"/>
              </w:rPr>
              <w:br/>
              <w:t>（千円）</w:t>
            </w:r>
          </w:p>
        </w:tc>
        <w:tc>
          <w:tcPr>
            <w:tcW w:w="1240" w:type="dxa"/>
            <w:tcBorders>
              <w:top w:val="single" w:sz="4" w:space="0" w:color="000000"/>
              <w:left w:val="nil"/>
              <w:bottom w:val="single" w:sz="4" w:space="0" w:color="000000"/>
              <w:right w:val="single" w:sz="4" w:space="0" w:color="000000"/>
            </w:tcBorders>
            <w:vAlign w:val="center"/>
          </w:tcPr>
          <w:p w14:paraId="545AF6D3"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科目</w:t>
            </w:r>
          </w:p>
        </w:tc>
        <w:tc>
          <w:tcPr>
            <w:tcW w:w="1240" w:type="dxa"/>
            <w:tcBorders>
              <w:top w:val="single" w:sz="4" w:space="0" w:color="000000"/>
              <w:left w:val="nil"/>
              <w:bottom w:val="single" w:sz="4" w:space="0" w:color="000000"/>
              <w:right w:val="single" w:sz="4" w:space="0" w:color="000000"/>
            </w:tcBorders>
            <w:vAlign w:val="center"/>
          </w:tcPr>
          <w:p w14:paraId="40BBDA17" w14:textId="77777777" w:rsidR="008C05A8" w:rsidRPr="00BB0843" w:rsidRDefault="008C05A8"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color w:val="000000"/>
                <w:sz w:val="14"/>
                <w:szCs w:val="14"/>
              </w:rPr>
              <w:t>期末残高</w:t>
            </w:r>
            <w:r w:rsidRPr="00BB0843">
              <w:rPr>
                <w:rFonts w:ascii="ＭＳ 明朝" w:eastAsia="ＭＳ 明朝" w:hAnsi="ＭＳ 明朝" w:cs="ＭＳ 明朝"/>
                <w:color w:val="000000"/>
                <w:sz w:val="14"/>
                <w:szCs w:val="14"/>
              </w:rPr>
              <w:br/>
              <w:t>（千円）</w:t>
            </w:r>
          </w:p>
        </w:tc>
      </w:tr>
      <w:tr w:rsidR="00E1112F" w:rsidRPr="008369A4" w14:paraId="3F75C037" w14:textId="77777777" w:rsidTr="0028435B">
        <w:trPr>
          <w:trHeight w:val="270"/>
        </w:trPr>
        <w:tc>
          <w:tcPr>
            <w:tcW w:w="1240" w:type="dxa"/>
            <w:vMerge w:val="restart"/>
            <w:tcBorders>
              <w:top w:val="single" w:sz="4" w:space="0" w:color="000000"/>
              <w:left w:val="single" w:sz="4" w:space="0" w:color="000000"/>
              <w:right w:val="single" w:sz="4" w:space="0" w:color="000000"/>
            </w:tcBorders>
            <w:vAlign w:val="center"/>
          </w:tcPr>
          <w:p w14:paraId="3C67CD8B" w14:textId="3E7C86E9" w:rsidR="00E1112F" w:rsidRPr="00BB0843" w:rsidRDefault="00E1112F" w:rsidP="006969A5">
            <w:pPr>
              <w:widowControl/>
              <w:jc w:val="center"/>
              <w:rPr>
                <w:rFonts w:ascii="ＭＳ 明朝" w:eastAsia="ＭＳ 明朝" w:hAnsi="ＭＳ 明朝" w:cs="ＭＳ 明朝"/>
                <w:color w:val="000000"/>
                <w:sz w:val="14"/>
                <w:szCs w:val="14"/>
              </w:rPr>
            </w:pPr>
            <w:r w:rsidRPr="00BB0843">
              <w:rPr>
                <w:rFonts w:ascii="ＭＳ 明朝" w:eastAsia="ＭＳ 明朝" w:hAnsi="ＭＳ 明朝" w:cs="ＭＳ 明朝" w:hint="eastAsia"/>
                <w:color w:val="000000"/>
                <w:sz w:val="14"/>
                <w:szCs w:val="14"/>
              </w:rPr>
              <w:t>親会社</w:t>
            </w:r>
          </w:p>
        </w:tc>
        <w:tc>
          <w:tcPr>
            <w:tcW w:w="1240" w:type="dxa"/>
            <w:vMerge w:val="restart"/>
            <w:tcBorders>
              <w:top w:val="single" w:sz="4" w:space="0" w:color="000000"/>
              <w:left w:val="single" w:sz="4" w:space="0" w:color="000000"/>
              <w:right w:val="single" w:sz="4" w:space="0" w:color="000000"/>
            </w:tcBorders>
            <w:vAlign w:val="center"/>
          </w:tcPr>
          <w:p w14:paraId="754529E1" w14:textId="3E502C52" w:rsidR="00E1112F" w:rsidRPr="00BB0843" w:rsidRDefault="00E1112F" w:rsidP="006969A5">
            <w:pPr>
              <w:widowControl/>
              <w:jc w:val="left"/>
              <w:rPr>
                <w:rFonts w:ascii="ＭＳ 明朝" w:eastAsia="ＭＳ 明朝" w:hAnsi="ＭＳ 明朝" w:cs="ＭＳ 明朝"/>
                <w:color w:val="000000"/>
                <w:sz w:val="14"/>
                <w:szCs w:val="14"/>
              </w:rPr>
            </w:pPr>
            <w:r w:rsidRPr="00BB0843">
              <w:rPr>
                <w:rFonts w:ascii="ＭＳ 明朝" w:eastAsia="ＭＳ 明朝" w:hAnsi="ＭＳ 明朝" w:cs="ＭＳ 明朝" w:hint="eastAsia"/>
                <w:color w:val="000000"/>
                <w:sz w:val="14"/>
                <w:szCs w:val="14"/>
              </w:rPr>
              <w:t>株式会社</w:t>
            </w:r>
            <w:r w:rsidRPr="00BB0843">
              <w:rPr>
                <w:rFonts w:ascii="ＭＳ 明朝" w:eastAsia="ＭＳ 明朝" w:hAnsi="ＭＳ 明朝" w:cs="ＭＳ 明朝"/>
                <w:color w:val="000000"/>
                <w:sz w:val="14"/>
                <w:szCs w:val="14"/>
              </w:rPr>
              <w:br/>
            </w:r>
            <w:del w:id="299" w:author="三好 隼平" w:date="2026-03-10T17:07:00Z" w16du:dateUtc="2026-03-10T08:07:00Z">
              <w:r w:rsidRPr="00BB0843" w:rsidDel="00AF1905">
                <w:rPr>
                  <w:rFonts w:ascii="ＭＳ 明朝" w:eastAsia="ＭＳ 明朝" w:hAnsi="ＭＳ 明朝" w:cs="ＭＳ 明朝"/>
                  <w:color w:val="000000"/>
                  <w:sz w:val="14"/>
                  <w:szCs w:val="14"/>
                </w:rPr>
                <w:delText>Fホールディングス</w:delText>
              </w:r>
            </w:del>
            <w:ins w:id="300" w:author="三好 隼平" w:date="2026-03-10T17:07:00Z" w16du:dateUtc="2026-03-10T08:07:00Z">
              <w:r w:rsidR="00AF1905" w:rsidRPr="00BB0843">
                <w:rPr>
                  <w:rFonts w:ascii="ＭＳ 明朝" w:eastAsia="ＭＳ 明朝" w:hAnsi="ＭＳ 明朝" w:cs="ＭＳ 明朝"/>
                  <w:color w:val="000000"/>
                  <w:sz w:val="14"/>
                  <w:szCs w:val="14"/>
                  <w:rPrChange w:id="301" w:author="jumpei.miyoshi@acctim.co.jp" w:date="2026-03-23T15:25:00Z" w16du:dateUtc="2026-03-23T06:25:00Z">
                    <w:rPr>
                      <w:rFonts w:ascii="ＭＳ 明朝" w:eastAsia="ＭＳ 明朝" w:hAnsi="ＭＳ 明朝" w:cs="ＭＳ 明朝"/>
                      <w:color w:val="000000"/>
                      <w:sz w:val="14"/>
                      <w:szCs w:val="14"/>
                      <w:highlight w:val="yellow"/>
                    </w:rPr>
                  </w:rPrChange>
                </w:rPr>
                <w:t>SYNASIA　HOL</w:t>
              </w:r>
            </w:ins>
            <w:ins w:id="302" w:author="三好 隼平" w:date="2026-03-10T17:08:00Z" w16du:dateUtc="2026-03-10T08:08:00Z">
              <w:r w:rsidR="00AF1905" w:rsidRPr="00BB0843">
                <w:rPr>
                  <w:rFonts w:ascii="ＭＳ 明朝" w:eastAsia="ＭＳ 明朝" w:hAnsi="ＭＳ 明朝" w:cs="ＭＳ 明朝"/>
                  <w:color w:val="000000"/>
                  <w:sz w:val="14"/>
                  <w:szCs w:val="14"/>
                  <w:rPrChange w:id="303" w:author="jumpei.miyoshi@acctim.co.jp" w:date="2026-03-23T15:25:00Z" w16du:dateUtc="2026-03-23T06:25:00Z">
                    <w:rPr>
                      <w:rFonts w:ascii="ＭＳ 明朝" w:eastAsia="ＭＳ 明朝" w:hAnsi="ＭＳ 明朝" w:cs="ＭＳ 明朝"/>
                      <w:color w:val="000000"/>
                      <w:sz w:val="14"/>
                      <w:szCs w:val="14"/>
                      <w:highlight w:val="yellow"/>
                    </w:rPr>
                  </w:rPrChange>
                </w:rPr>
                <w:t>DINGS</w:t>
              </w:r>
            </w:ins>
          </w:p>
        </w:tc>
        <w:tc>
          <w:tcPr>
            <w:tcW w:w="1240" w:type="dxa"/>
            <w:vMerge w:val="restart"/>
            <w:tcBorders>
              <w:top w:val="single" w:sz="4" w:space="0" w:color="000000"/>
              <w:left w:val="single" w:sz="4" w:space="0" w:color="000000"/>
              <w:right w:val="single" w:sz="4" w:space="0" w:color="000000"/>
            </w:tcBorders>
            <w:vAlign w:val="center"/>
          </w:tcPr>
          <w:p w14:paraId="19A11301" w14:textId="77777777" w:rsidR="00E1112F" w:rsidRPr="00BB0843" w:rsidRDefault="00E1112F" w:rsidP="006969A5">
            <w:pPr>
              <w:widowControl/>
              <w:jc w:val="left"/>
              <w:rPr>
                <w:rFonts w:ascii="ＭＳ 明朝" w:eastAsia="ＭＳ 明朝" w:hAnsi="ＭＳ 明朝" w:cs="ＭＳ 明朝"/>
                <w:color w:val="000000"/>
                <w:sz w:val="14"/>
                <w:szCs w:val="14"/>
              </w:rPr>
            </w:pPr>
            <w:r w:rsidRPr="00BB0843">
              <w:rPr>
                <w:rFonts w:ascii="ＭＳ 明朝" w:eastAsia="ＭＳ 明朝" w:hAnsi="ＭＳ 明朝" w:cs="ＭＳ 明朝" w:hint="eastAsia"/>
                <w:color w:val="000000"/>
                <w:sz w:val="14"/>
                <w:szCs w:val="14"/>
              </w:rPr>
              <w:t>被所有</w:t>
            </w:r>
          </w:p>
          <w:p w14:paraId="79649B84" w14:textId="0A2DA021" w:rsidR="00E1112F" w:rsidRPr="00BB0843" w:rsidRDefault="00E1112F" w:rsidP="006969A5">
            <w:pPr>
              <w:widowControl/>
              <w:jc w:val="left"/>
              <w:rPr>
                <w:rFonts w:ascii="ＭＳ 明朝" w:eastAsia="ＭＳ 明朝" w:hAnsi="ＭＳ 明朝" w:cs="ＭＳ 明朝"/>
                <w:color w:val="000000"/>
                <w:sz w:val="14"/>
                <w:szCs w:val="14"/>
              </w:rPr>
            </w:pPr>
            <w:r w:rsidRPr="00BB0843">
              <w:rPr>
                <w:rFonts w:ascii="ＭＳ 明朝" w:eastAsia="ＭＳ 明朝" w:hAnsi="ＭＳ 明朝" w:cs="ＭＳ 明朝" w:hint="eastAsia"/>
                <w:color w:val="000000"/>
                <w:sz w:val="14"/>
                <w:szCs w:val="14"/>
              </w:rPr>
              <w:t xml:space="preserve">　直接</w:t>
            </w:r>
            <w:r w:rsidRPr="00BB0843">
              <w:rPr>
                <w:rFonts w:ascii="ＭＳ 明朝" w:eastAsia="ＭＳ 明朝" w:hAnsi="ＭＳ 明朝" w:cs="ＭＳ 明朝"/>
                <w:color w:val="000000"/>
                <w:sz w:val="14"/>
                <w:szCs w:val="14"/>
              </w:rPr>
              <w:t>100％</w:t>
            </w:r>
          </w:p>
        </w:tc>
        <w:tc>
          <w:tcPr>
            <w:tcW w:w="1240" w:type="dxa"/>
            <w:vMerge w:val="restart"/>
            <w:tcBorders>
              <w:top w:val="single" w:sz="4" w:space="0" w:color="000000"/>
              <w:left w:val="single" w:sz="4" w:space="0" w:color="000000"/>
              <w:right w:val="single" w:sz="4" w:space="0" w:color="000000"/>
            </w:tcBorders>
            <w:vAlign w:val="center"/>
          </w:tcPr>
          <w:p w14:paraId="23AEFDAF" w14:textId="42FC38A9" w:rsidR="00E1112F" w:rsidRPr="008369A4" w:rsidRDefault="00E1112F" w:rsidP="006969A5">
            <w:pPr>
              <w:widowControl/>
              <w:jc w:val="center"/>
              <w:rPr>
                <w:rFonts w:ascii="ＭＳ 明朝" w:eastAsia="ＭＳ 明朝" w:hAnsi="ＭＳ 明朝" w:cs="ＭＳ 明朝"/>
                <w:color w:val="000000"/>
                <w:sz w:val="14"/>
                <w:szCs w:val="14"/>
                <w:highlight w:val="yellow"/>
                <w:rPrChange w:id="304"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305" w:author="jumpei.miyoshi@acctim.co.jp" w:date="2026-03-11T14:35:00Z" w16du:dateUtc="2026-03-11T05:35:00Z">
                  <w:rPr>
                    <w:rFonts w:ascii="ＭＳ 明朝" w:eastAsia="ＭＳ 明朝" w:hAnsi="ＭＳ 明朝" w:cs="ＭＳ 明朝" w:hint="eastAsia"/>
                    <w:color w:val="000000"/>
                    <w:sz w:val="14"/>
                    <w:szCs w:val="14"/>
                  </w:rPr>
                </w:rPrChange>
              </w:rPr>
              <w:t>資金の援助</w:t>
            </w:r>
          </w:p>
        </w:tc>
        <w:tc>
          <w:tcPr>
            <w:tcW w:w="1240" w:type="dxa"/>
            <w:tcBorders>
              <w:top w:val="single" w:sz="4" w:space="0" w:color="000000"/>
              <w:left w:val="nil"/>
              <w:bottom w:val="single" w:sz="4" w:space="0" w:color="FFFFFF"/>
              <w:right w:val="single" w:sz="4" w:space="0" w:color="000000"/>
            </w:tcBorders>
            <w:vAlign w:val="center"/>
          </w:tcPr>
          <w:p w14:paraId="0B46D741" w14:textId="754891FA" w:rsidR="00E1112F" w:rsidRPr="008369A4" w:rsidRDefault="00E1112F" w:rsidP="006969A5">
            <w:pPr>
              <w:widowControl/>
              <w:jc w:val="center"/>
              <w:rPr>
                <w:rFonts w:ascii="ＭＳ 明朝" w:eastAsia="ＭＳ 明朝" w:hAnsi="ＭＳ 明朝" w:cs="ＭＳ 明朝"/>
                <w:color w:val="000000"/>
                <w:sz w:val="14"/>
                <w:szCs w:val="14"/>
                <w:highlight w:val="yellow"/>
                <w:rPrChange w:id="306"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307" w:author="jumpei.miyoshi@acctim.co.jp" w:date="2026-03-11T14:35:00Z" w16du:dateUtc="2026-03-11T05:35:00Z">
                  <w:rPr>
                    <w:rFonts w:ascii="ＭＳ 明朝" w:eastAsia="ＭＳ 明朝" w:hAnsi="ＭＳ 明朝" w:cs="ＭＳ 明朝" w:hint="eastAsia"/>
                    <w:color w:val="000000"/>
                    <w:sz w:val="14"/>
                    <w:szCs w:val="14"/>
                  </w:rPr>
                </w:rPrChange>
              </w:rPr>
              <w:t>資金の貸付</w:t>
            </w:r>
          </w:p>
        </w:tc>
        <w:tc>
          <w:tcPr>
            <w:tcW w:w="1240" w:type="dxa"/>
            <w:tcBorders>
              <w:top w:val="single" w:sz="4" w:space="0" w:color="000000"/>
              <w:left w:val="nil"/>
              <w:bottom w:val="single" w:sz="4" w:space="0" w:color="FFFFFF"/>
              <w:right w:val="single" w:sz="4" w:space="0" w:color="000000"/>
            </w:tcBorders>
            <w:vAlign w:val="center"/>
          </w:tcPr>
          <w:p w14:paraId="37BC8053" w14:textId="58D4B959" w:rsidR="00E1112F" w:rsidRPr="008369A4" w:rsidRDefault="00E1112F" w:rsidP="006969A5">
            <w:pPr>
              <w:widowControl/>
              <w:jc w:val="right"/>
              <w:rPr>
                <w:rFonts w:ascii="ＭＳ 明朝" w:eastAsia="ＭＳ 明朝" w:hAnsi="ＭＳ 明朝" w:cs="ＭＳ 明朝"/>
                <w:color w:val="000000"/>
                <w:sz w:val="14"/>
                <w:szCs w:val="14"/>
                <w:highlight w:val="yellow"/>
                <w:rPrChange w:id="308" w:author="jumpei.miyoshi@acctim.co.jp" w:date="2026-03-11T14:35:00Z" w16du:dateUtc="2026-03-11T05:35:00Z">
                  <w:rPr>
                    <w:rFonts w:ascii="ＭＳ 明朝" w:eastAsia="ＭＳ 明朝" w:hAnsi="ＭＳ 明朝" w:cs="ＭＳ 明朝"/>
                    <w:color w:val="000000"/>
                    <w:sz w:val="14"/>
                    <w:szCs w:val="14"/>
                  </w:rPr>
                </w:rPrChange>
              </w:rPr>
            </w:pPr>
            <w:del w:id="309" w:author="三好 隼平" w:date="2026-03-10T17:41:00Z" w16du:dateUtc="2026-03-10T08:41:00Z">
              <w:r w:rsidRPr="008369A4" w:rsidDel="00996E15">
                <w:rPr>
                  <w:rFonts w:ascii="ＭＳ 明朝" w:eastAsia="ＭＳ 明朝" w:hAnsi="ＭＳ 明朝" w:cs="ＭＳ 明朝"/>
                  <w:color w:val="000000"/>
                  <w:sz w:val="14"/>
                  <w:szCs w:val="14"/>
                  <w:highlight w:val="yellow"/>
                  <w:rPrChange w:id="310" w:author="jumpei.miyoshi@acctim.co.jp" w:date="2026-03-11T14:35:00Z" w16du:dateUtc="2026-03-11T05:35:00Z">
                    <w:rPr>
                      <w:rFonts w:ascii="ＭＳ 明朝" w:eastAsia="ＭＳ 明朝" w:hAnsi="ＭＳ 明朝" w:cs="ＭＳ 明朝"/>
                      <w:color w:val="000000"/>
                      <w:sz w:val="14"/>
                      <w:szCs w:val="14"/>
                    </w:rPr>
                  </w:rPrChange>
                </w:rPr>
                <w:delText>2</w:delText>
              </w:r>
              <w:r w:rsidR="001C2314" w:rsidRPr="008369A4" w:rsidDel="00996E15">
                <w:rPr>
                  <w:rFonts w:ascii="ＭＳ 明朝" w:eastAsia="ＭＳ 明朝" w:hAnsi="ＭＳ 明朝" w:cs="ＭＳ 明朝"/>
                  <w:color w:val="000000"/>
                  <w:sz w:val="14"/>
                  <w:szCs w:val="14"/>
                  <w:highlight w:val="yellow"/>
                  <w:rPrChange w:id="311" w:author="jumpei.miyoshi@acctim.co.jp" w:date="2026-03-11T14:35:00Z" w16du:dateUtc="2026-03-11T05:35:00Z">
                    <w:rPr>
                      <w:rFonts w:ascii="ＭＳ 明朝" w:eastAsia="ＭＳ 明朝" w:hAnsi="ＭＳ 明朝" w:cs="ＭＳ 明朝"/>
                      <w:color w:val="000000"/>
                      <w:sz w:val="14"/>
                      <w:szCs w:val="14"/>
                    </w:rPr>
                  </w:rPrChange>
                </w:rPr>
                <w:delText>0</w:delText>
              </w:r>
              <w:r w:rsidRPr="008369A4" w:rsidDel="00996E15">
                <w:rPr>
                  <w:rFonts w:ascii="ＭＳ 明朝" w:eastAsia="ＭＳ 明朝" w:hAnsi="ＭＳ 明朝" w:cs="ＭＳ 明朝"/>
                  <w:color w:val="000000"/>
                  <w:sz w:val="14"/>
                  <w:szCs w:val="14"/>
                  <w:highlight w:val="yellow"/>
                  <w:rPrChange w:id="312" w:author="jumpei.miyoshi@acctim.co.jp" w:date="2026-03-11T14:35:00Z" w16du:dateUtc="2026-03-11T05:35:00Z">
                    <w:rPr>
                      <w:rFonts w:ascii="ＭＳ 明朝" w:eastAsia="ＭＳ 明朝" w:hAnsi="ＭＳ 明朝" w:cs="ＭＳ 明朝"/>
                      <w:color w:val="000000"/>
                      <w:sz w:val="14"/>
                      <w:szCs w:val="14"/>
                    </w:rPr>
                  </w:rPrChange>
                </w:rPr>
                <w:delText>,000</w:delText>
              </w:r>
            </w:del>
            <w:ins w:id="313" w:author="三好 隼平" w:date="2026-03-10T17:41:00Z" w16du:dateUtc="2026-03-10T08:41:00Z">
              <w:r w:rsidR="00996E15" w:rsidRPr="008369A4">
                <w:rPr>
                  <w:rFonts w:ascii="ＭＳ 明朝" w:eastAsia="ＭＳ 明朝" w:hAnsi="ＭＳ 明朝" w:cs="ＭＳ 明朝"/>
                  <w:color w:val="000000"/>
                  <w:sz w:val="14"/>
                  <w:szCs w:val="14"/>
                  <w:highlight w:val="yellow"/>
                </w:rPr>
                <w:t>4,619,165</w:t>
              </w:r>
            </w:ins>
          </w:p>
        </w:tc>
        <w:tc>
          <w:tcPr>
            <w:tcW w:w="1240" w:type="dxa"/>
            <w:tcBorders>
              <w:top w:val="single" w:sz="4" w:space="0" w:color="000000"/>
              <w:left w:val="single" w:sz="4" w:space="0" w:color="000000"/>
              <w:bottom w:val="nil"/>
              <w:right w:val="single" w:sz="4" w:space="0" w:color="000000"/>
            </w:tcBorders>
            <w:vAlign w:val="center"/>
          </w:tcPr>
          <w:p w14:paraId="5593D455" w14:textId="101B1F08" w:rsidR="00E1112F" w:rsidRPr="008369A4" w:rsidRDefault="00E1112F" w:rsidP="006969A5">
            <w:pPr>
              <w:widowControl/>
              <w:jc w:val="center"/>
              <w:rPr>
                <w:rFonts w:ascii="ＭＳ 明朝" w:eastAsia="ＭＳ 明朝" w:hAnsi="ＭＳ 明朝" w:cs="ＭＳ 明朝"/>
                <w:sz w:val="14"/>
                <w:szCs w:val="14"/>
                <w:highlight w:val="yellow"/>
                <w:rPrChange w:id="314" w:author="jumpei.miyoshi@acctim.co.jp" w:date="2026-03-11T14:35:00Z" w16du:dateUtc="2026-03-11T05:35:00Z">
                  <w:rPr>
                    <w:rFonts w:ascii="ＭＳ 明朝" w:eastAsia="ＭＳ 明朝" w:hAnsi="ＭＳ 明朝" w:cs="ＭＳ 明朝"/>
                    <w:sz w:val="14"/>
                    <w:szCs w:val="14"/>
                  </w:rPr>
                </w:rPrChange>
              </w:rPr>
            </w:pPr>
            <w:del w:id="315" w:author="三好 隼平" w:date="2026-03-10T17:42:00Z" w16du:dateUtc="2026-03-10T08:42:00Z">
              <w:r w:rsidRPr="008369A4" w:rsidDel="000C2DC7">
                <w:rPr>
                  <w:rFonts w:ascii="ＭＳ 明朝" w:eastAsia="ＭＳ 明朝" w:hAnsi="ＭＳ 明朝" w:cs="ＭＳ 明朝" w:hint="eastAsia"/>
                  <w:sz w:val="14"/>
                  <w:szCs w:val="14"/>
                  <w:highlight w:val="yellow"/>
                  <w:rPrChange w:id="316" w:author="jumpei.miyoshi@acctim.co.jp" w:date="2026-03-11T14:35:00Z" w16du:dateUtc="2026-03-11T05:35:00Z">
                    <w:rPr>
                      <w:rFonts w:ascii="ＭＳ 明朝" w:eastAsia="ＭＳ 明朝" w:hAnsi="ＭＳ 明朝" w:cs="ＭＳ 明朝" w:hint="eastAsia"/>
                      <w:sz w:val="14"/>
                      <w:szCs w:val="14"/>
                    </w:rPr>
                  </w:rPrChange>
                </w:rPr>
                <w:delText>短期貸付金</w:delText>
              </w:r>
            </w:del>
            <w:ins w:id="317" w:author="三好 隼平" w:date="2026-03-10T17:42:00Z" w16du:dateUtc="2026-03-10T08:42:00Z">
              <w:r w:rsidR="000C2DC7" w:rsidRPr="008369A4">
                <w:rPr>
                  <w:rFonts w:ascii="ＭＳ 明朝" w:eastAsia="ＭＳ 明朝" w:hAnsi="ＭＳ 明朝" w:cs="ＭＳ 明朝" w:hint="eastAsia"/>
                  <w:sz w:val="14"/>
                  <w:szCs w:val="14"/>
                  <w:highlight w:val="yellow"/>
                </w:rPr>
                <w:t>立替金</w:t>
              </w:r>
            </w:ins>
          </w:p>
        </w:tc>
        <w:tc>
          <w:tcPr>
            <w:tcW w:w="1240" w:type="dxa"/>
            <w:tcBorders>
              <w:top w:val="single" w:sz="4" w:space="0" w:color="000000"/>
              <w:left w:val="single" w:sz="4" w:space="0" w:color="000000"/>
              <w:bottom w:val="nil"/>
              <w:right w:val="single" w:sz="4" w:space="0" w:color="000000"/>
            </w:tcBorders>
            <w:vAlign w:val="center"/>
          </w:tcPr>
          <w:p w14:paraId="2345951A" w14:textId="568DED86" w:rsidR="00E1112F" w:rsidRPr="008369A4" w:rsidRDefault="00E1112F" w:rsidP="006969A5">
            <w:pPr>
              <w:widowControl/>
              <w:jc w:val="right"/>
              <w:rPr>
                <w:rFonts w:ascii="ＭＳ 明朝" w:eastAsia="ＭＳ 明朝" w:hAnsi="ＭＳ 明朝" w:cs="ＭＳ 明朝"/>
                <w:color w:val="000000"/>
                <w:sz w:val="14"/>
                <w:szCs w:val="14"/>
                <w:highlight w:val="yellow"/>
                <w:rPrChange w:id="318" w:author="jumpei.miyoshi@acctim.co.jp" w:date="2026-03-11T14:35:00Z" w16du:dateUtc="2026-03-11T05:35:00Z">
                  <w:rPr>
                    <w:rFonts w:ascii="ＭＳ 明朝" w:eastAsia="ＭＳ 明朝" w:hAnsi="ＭＳ 明朝" w:cs="ＭＳ 明朝"/>
                    <w:color w:val="000000"/>
                    <w:sz w:val="14"/>
                    <w:szCs w:val="14"/>
                  </w:rPr>
                </w:rPrChange>
              </w:rPr>
            </w:pPr>
            <w:del w:id="319" w:author="三好 隼平" w:date="2026-03-10T17:42:00Z" w16du:dateUtc="2026-03-10T08:42:00Z">
              <w:r w:rsidRPr="008369A4" w:rsidDel="000C2DC7">
                <w:rPr>
                  <w:rFonts w:ascii="ＭＳ 明朝" w:eastAsia="ＭＳ 明朝" w:hAnsi="ＭＳ 明朝" w:cs="ＭＳ 明朝"/>
                  <w:color w:val="000000"/>
                  <w:sz w:val="14"/>
                  <w:szCs w:val="14"/>
                  <w:highlight w:val="yellow"/>
                  <w:rPrChange w:id="320" w:author="jumpei.miyoshi@acctim.co.jp" w:date="2026-03-11T14:35:00Z" w16du:dateUtc="2026-03-11T05:35:00Z">
                    <w:rPr>
                      <w:rFonts w:ascii="ＭＳ 明朝" w:eastAsia="ＭＳ 明朝" w:hAnsi="ＭＳ 明朝" w:cs="ＭＳ 明朝"/>
                      <w:color w:val="000000"/>
                      <w:sz w:val="14"/>
                      <w:szCs w:val="14"/>
                    </w:rPr>
                  </w:rPrChange>
                </w:rPr>
                <w:delText>20,000</w:delText>
              </w:r>
            </w:del>
            <w:ins w:id="321" w:author="三好 隼平" w:date="2026-03-10T17:42:00Z" w16du:dateUtc="2026-03-10T08:42:00Z">
              <w:r w:rsidR="000C2DC7" w:rsidRPr="008369A4">
                <w:rPr>
                  <w:rFonts w:ascii="ＭＳ 明朝" w:eastAsia="ＭＳ 明朝" w:hAnsi="ＭＳ 明朝" w:cs="ＭＳ 明朝"/>
                  <w:color w:val="000000"/>
                  <w:sz w:val="14"/>
                  <w:szCs w:val="14"/>
                  <w:highlight w:val="yellow"/>
                </w:rPr>
                <w:t>4,619,165</w:t>
              </w:r>
            </w:ins>
          </w:p>
        </w:tc>
      </w:tr>
      <w:tr w:rsidR="00E1112F" w:rsidRPr="008369A4" w14:paraId="55E22C36" w14:textId="77777777" w:rsidTr="0028435B">
        <w:trPr>
          <w:trHeight w:val="270"/>
        </w:trPr>
        <w:tc>
          <w:tcPr>
            <w:tcW w:w="1240" w:type="dxa"/>
            <w:vMerge/>
            <w:tcBorders>
              <w:left w:val="single" w:sz="4" w:space="0" w:color="000000"/>
              <w:bottom w:val="single" w:sz="4" w:space="0" w:color="000000"/>
              <w:right w:val="single" w:sz="4" w:space="0" w:color="000000"/>
            </w:tcBorders>
            <w:vAlign w:val="center"/>
          </w:tcPr>
          <w:p w14:paraId="235BD98B"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22"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bottom w:val="single" w:sz="4" w:space="0" w:color="000000"/>
              <w:right w:val="single" w:sz="4" w:space="0" w:color="000000"/>
            </w:tcBorders>
            <w:vAlign w:val="center"/>
          </w:tcPr>
          <w:p w14:paraId="15B581FD" w14:textId="77777777" w:rsidR="00E1112F" w:rsidRPr="008369A4" w:rsidRDefault="00E1112F" w:rsidP="006969A5">
            <w:pPr>
              <w:widowControl/>
              <w:jc w:val="left"/>
              <w:rPr>
                <w:rFonts w:ascii="ＭＳ 明朝" w:eastAsia="ＭＳ 明朝" w:hAnsi="ＭＳ 明朝" w:cs="ＭＳ 明朝"/>
                <w:color w:val="000000"/>
                <w:sz w:val="14"/>
                <w:szCs w:val="14"/>
                <w:highlight w:val="yellow"/>
                <w:rPrChange w:id="323"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bottom w:val="single" w:sz="4" w:space="0" w:color="000000"/>
              <w:right w:val="single" w:sz="4" w:space="0" w:color="000000"/>
            </w:tcBorders>
            <w:vAlign w:val="center"/>
          </w:tcPr>
          <w:p w14:paraId="6F488E3D" w14:textId="77777777" w:rsidR="00E1112F" w:rsidRPr="008369A4" w:rsidRDefault="00E1112F" w:rsidP="006969A5">
            <w:pPr>
              <w:widowControl/>
              <w:jc w:val="left"/>
              <w:rPr>
                <w:rFonts w:ascii="ＭＳ 明朝" w:eastAsia="ＭＳ 明朝" w:hAnsi="ＭＳ 明朝" w:cs="ＭＳ 明朝"/>
                <w:color w:val="000000"/>
                <w:sz w:val="14"/>
                <w:szCs w:val="14"/>
                <w:highlight w:val="yellow"/>
                <w:rPrChange w:id="324"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bottom w:val="single" w:sz="4" w:space="0" w:color="000000"/>
              <w:right w:val="single" w:sz="4" w:space="0" w:color="000000"/>
            </w:tcBorders>
            <w:vAlign w:val="center"/>
          </w:tcPr>
          <w:p w14:paraId="4D85B75D"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25"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tcBorders>
              <w:top w:val="single" w:sz="4" w:space="0" w:color="000000"/>
              <w:left w:val="nil"/>
              <w:bottom w:val="single" w:sz="4" w:space="0" w:color="FFFFFF"/>
              <w:right w:val="single" w:sz="4" w:space="0" w:color="000000"/>
            </w:tcBorders>
            <w:vAlign w:val="center"/>
          </w:tcPr>
          <w:p w14:paraId="1DD858B5" w14:textId="376AC509" w:rsidR="00E1112F" w:rsidRPr="008369A4" w:rsidRDefault="004149FF" w:rsidP="006969A5">
            <w:pPr>
              <w:widowControl/>
              <w:jc w:val="center"/>
              <w:rPr>
                <w:rFonts w:ascii="ＭＳ 明朝" w:eastAsia="ＭＳ 明朝" w:hAnsi="ＭＳ 明朝" w:cs="ＭＳ 明朝"/>
                <w:color w:val="000000"/>
                <w:sz w:val="14"/>
                <w:szCs w:val="14"/>
                <w:highlight w:val="yellow"/>
                <w:rPrChange w:id="326" w:author="jumpei.miyoshi@acctim.co.jp" w:date="2026-03-11T14:35:00Z" w16du:dateUtc="2026-03-11T05:35:00Z">
                  <w:rPr>
                    <w:rFonts w:ascii="ＭＳ 明朝" w:eastAsia="ＭＳ 明朝" w:hAnsi="ＭＳ 明朝" w:cs="ＭＳ 明朝"/>
                    <w:color w:val="000000"/>
                    <w:sz w:val="14"/>
                    <w:szCs w:val="14"/>
                  </w:rPr>
                </w:rPrChange>
              </w:rPr>
            </w:pPr>
            <w:ins w:id="327" w:author="jumpei.miyoshi@acctim.co.jp" w:date="2026-03-11T10:55:00Z" w16du:dateUtc="2026-03-11T01:55:00Z">
              <w:r w:rsidRPr="008369A4">
                <w:rPr>
                  <w:rFonts w:ascii="ＭＳ 明朝" w:eastAsia="ＭＳ 明朝" w:hAnsi="ＭＳ 明朝" w:cs="ＭＳ 明朝" w:hint="eastAsia"/>
                  <w:color w:val="000000"/>
                  <w:sz w:val="14"/>
                  <w:szCs w:val="14"/>
                  <w:highlight w:val="yellow"/>
                </w:rPr>
                <w:t>債務保証</w:t>
              </w:r>
            </w:ins>
            <w:del w:id="328" w:author="三好 隼平" w:date="2026-03-10T17:42:00Z" w16du:dateUtc="2026-03-10T08:42:00Z">
              <w:r w:rsidR="00E1112F" w:rsidRPr="008369A4" w:rsidDel="000C2DC7">
                <w:rPr>
                  <w:rFonts w:ascii="ＭＳ 明朝" w:eastAsia="ＭＳ 明朝" w:hAnsi="ＭＳ 明朝" w:cs="ＭＳ 明朝" w:hint="eastAsia"/>
                  <w:color w:val="000000"/>
                  <w:sz w:val="14"/>
                  <w:szCs w:val="14"/>
                  <w:highlight w:val="yellow"/>
                  <w:rPrChange w:id="329" w:author="jumpei.miyoshi@acctim.co.jp" w:date="2026-03-11T14:35:00Z" w16du:dateUtc="2026-03-11T05:35:00Z">
                    <w:rPr>
                      <w:rFonts w:ascii="ＭＳ 明朝" w:eastAsia="ＭＳ 明朝" w:hAnsi="ＭＳ 明朝" w:cs="ＭＳ 明朝" w:hint="eastAsia"/>
                      <w:color w:val="000000"/>
                      <w:sz w:val="14"/>
                      <w:szCs w:val="14"/>
                    </w:rPr>
                  </w:rPrChange>
                </w:rPr>
                <w:delText>利息の受取</w:delText>
              </w:r>
            </w:del>
          </w:p>
        </w:tc>
        <w:tc>
          <w:tcPr>
            <w:tcW w:w="1240" w:type="dxa"/>
            <w:tcBorders>
              <w:top w:val="single" w:sz="4" w:space="0" w:color="000000"/>
              <w:left w:val="nil"/>
              <w:bottom w:val="single" w:sz="4" w:space="0" w:color="FFFFFF"/>
              <w:right w:val="single" w:sz="4" w:space="0" w:color="000000"/>
            </w:tcBorders>
            <w:vAlign w:val="center"/>
          </w:tcPr>
          <w:p w14:paraId="0FCFDD24" w14:textId="47E88833" w:rsidR="00E1112F" w:rsidRPr="008369A4" w:rsidRDefault="002A2F3C" w:rsidP="006969A5">
            <w:pPr>
              <w:widowControl/>
              <w:jc w:val="right"/>
              <w:rPr>
                <w:rFonts w:ascii="ＭＳ 明朝" w:eastAsia="ＭＳ 明朝" w:hAnsi="ＭＳ 明朝" w:cs="ＭＳ 明朝"/>
                <w:color w:val="000000"/>
                <w:sz w:val="14"/>
                <w:szCs w:val="14"/>
                <w:highlight w:val="yellow"/>
                <w:rPrChange w:id="330" w:author="jumpei.miyoshi@acctim.co.jp" w:date="2026-03-11T14:35:00Z" w16du:dateUtc="2026-03-11T05:35:00Z">
                  <w:rPr>
                    <w:rFonts w:ascii="ＭＳ 明朝" w:eastAsia="ＭＳ 明朝" w:hAnsi="ＭＳ 明朝" w:cs="ＭＳ 明朝"/>
                    <w:color w:val="000000"/>
                    <w:sz w:val="14"/>
                    <w:szCs w:val="14"/>
                  </w:rPr>
                </w:rPrChange>
              </w:rPr>
            </w:pPr>
            <w:ins w:id="331" w:author="jumpei.miyoshi@acctim.co.jp" w:date="2026-03-11T10:58:00Z" w16du:dateUtc="2026-03-11T01:58:00Z">
              <w:r w:rsidRPr="008369A4">
                <w:rPr>
                  <w:rFonts w:ascii="ＭＳ 明朝" w:eastAsia="ＭＳ 明朝" w:hAnsi="ＭＳ 明朝" w:cs="ＭＳ 明朝"/>
                  <w:color w:val="000000"/>
                  <w:sz w:val="14"/>
                  <w:szCs w:val="14"/>
                  <w:highlight w:val="yellow"/>
                </w:rPr>
                <w:t>658,443</w:t>
              </w:r>
            </w:ins>
            <w:del w:id="332" w:author="三好 隼平" w:date="2026-03-10T17:42:00Z" w16du:dateUtc="2026-03-10T08:42:00Z">
              <w:r w:rsidR="00E1112F" w:rsidRPr="008369A4" w:rsidDel="000C2DC7">
                <w:rPr>
                  <w:rFonts w:ascii="ＭＳ 明朝" w:eastAsia="ＭＳ 明朝" w:hAnsi="ＭＳ 明朝" w:cs="ＭＳ 明朝"/>
                  <w:color w:val="000000"/>
                  <w:sz w:val="14"/>
                  <w:szCs w:val="14"/>
                  <w:highlight w:val="yellow"/>
                  <w:rPrChange w:id="333" w:author="jumpei.miyoshi@acctim.co.jp" w:date="2026-03-11T14:35:00Z" w16du:dateUtc="2026-03-11T05:35:00Z">
                    <w:rPr>
                      <w:rFonts w:ascii="ＭＳ 明朝" w:eastAsia="ＭＳ 明朝" w:hAnsi="ＭＳ 明朝" w:cs="ＭＳ 明朝"/>
                      <w:color w:val="000000"/>
                      <w:sz w:val="14"/>
                      <w:szCs w:val="14"/>
                    </w:rPr>
                  </w:rPrChange>
                </w:rPr>
                <w:delText>368</w:delText>
              </w:r>
            </w:del>
          </w:p>
        </w:tc>
        <w:tc>
          <w:tcPr>
            <w:tcW w:w="1240" w:type="dxa"/>
            <w:tcBorders>
              <w:top w:val="single" w:sz="4" w:space="0" w:color="000000"/>
              <w:left w:val="single" w:sz="4" w:space="0" w:color="000000"/>
              <w:bottom w:val="nil"/>
              <w:right w:val="single" w:sz="4" w:space="0" w:color="000000"/>
            </w:tcBorders>
            <w:vAlign w:val="center"/>
          </w:tcPr>
          <w:p w14:paraId="34636933" w14:textId="2419ECDB" w:rsidR="00E1112F" w:rsidRPr="008369A4" w:rsidRDefault="00E1112F" w:rsidP="006969A5">
            <w:pPr>
              <w:widowControl/>
              <w:jc w:val="center"/>
              <w:rPr>
                <w:rFonts w:ascii="ＭＳ 明朝" w:eastAsia="ＭＳ 明朝" w:hAnsi="ＭＳ 明朝" w:cs="ＭＳ 明朝"/>
                <w:sz w:val="14"/>
                <w:szCs w:val="14"/>
                <w:highlight w:val="yellow"/>
                <w:rPrChange w:id="334" w:author="jumpei.miyoshi@acctim.co.jp" w:date="2026-03-11T14:35:00Z" w16du:dateUtc="2026-03-11T05:35:00Z">
                  <w:rPr>
                    <w:rFonts w:ascii="ＭＳ 明朝" w:eastAsia="ＭＳ 明朝" w:hAnsi="ＭＳ 明朝" w:cs="ＭＳ 明朝"/>
                    <w:sz w:val="14"/>
                    <w:szCs w:val="14"/>
                  </w:rPr>
                </w:rPrChange>
              </w:rPr>
            </w:pPr>
            <w:del w:id="335" w:author="三好 隼平" w:date="2026-03-10T17:42:00Z" w16du:dateUtc="2026-03-10T08:42:00Z">
              <w:r w:rsidRPr="008369A4" w:rsidDel="000C2DC7">
                <w:rPr>
                  <w:rFonts w:ascii="ＭＳ 明朝" w:eastAsia="ＭＳ 明朝" w:hAnsi="ＭＳ 明朝" w:cs="ＭＳ 明朝" w:hint="eastAsia"/>
                  <w:sz w:val="14"/>
                  <w:szCs w:val="14"/>
                  <w:highlight w:val="yellow"/>
                  <w:rPrChange w:id="336" w:author="jumpei.miyoshi@acctim.co.jp" w:date="2026-03-11T14:35:00Z" w16du:dateUtc="2026-03-11T05:35:00Z">
                    <w:rPr>
                      <w:rFonts w:ascii="ＭＳ 明朝" w:eastAsia="ＭＳ 明朝" w:hAnsi="ＭＳ 明朝" w:cs="ＭＳ 明朝" w:hint="eastAsia"/>
                      <w:sz w:val="14"/>
                      <w:szCs w:val="14"/>
                    </w:rPr>
                  </w:rPrChange>
                </w:rPr>
                <w:delText>受取利息</w:delText>
              </w:r>
            </w:del>
          </w:p>
        </w:tc>
        <w:tc>
          <w:tcPr>
            <w:tcW w:w="1240" w:type="dxa"/>
            <w:tcBorders>
              <w:top w:val="single" w:sz="4" w:space="0" w:color="000000"/>
              <w:left w:val="single" w:sz="4" w:space="0" w:color="000000"/>
              <w:bottom w:val="nil"/>
              <w:right w:val="single" w:sz="4" w:space="0" w:color="000000"/>
            </w:tcBorders>
            <w:vAlign w:val="center"/>
          </w:tcPr>
          <w:p w14:paraId="64C78911" w14:textId="3D37E35B" w:rsidR="00E1112F" w:rsidRPr="008369A4" w:rsidRDefault="00E1112F" w:rsidP="006969A5">
            <w:pPr>
              <w:widowControl/>
              <w:jc w:val="right"/>
              <w:rPr>
                <w:rFonts w:ascii="ＭＳ 明朝" w:eastAsia="ＭＳ 明朝" w:hAnsi="ＭＳ 明朝" w:cs="ＭＳ 明朝"/>
                <w:color w:val="000000"/>
                <w:sz w:val="14"/>
                <w:szCs w:val="14"/>
                <w:highlight w:val="yellow"/>
                <w:rPrChange w:id="337" w:author="jumpei.miyoshi@acctim.co.jp" w:date="2026-03-11T14:35:00Z" w16du:dateUtc="2026-03-11T05:35:00Z">
                  <w:rPr>
                    <w:rFonts w:ascii="ＭＳ 明朝" w:eastAsia="ＭＳ 明朝" w:hAnsi="ＭＳ 明朝" w:cs="ＭＳ 明朝"/>
                    <w:color w:val="000000"/>
                    <w:sz w:val="14"/>
                    <w:szCs w:val="14"/>
                  </w:rPr>
                </w:rPrChange>
              </w:rPr>
            </w:pPr>
            <w:del w:id="338" w:author="三好 隼平" w:date="2026-03-10T17:42:00Z" w16du:dateUtc="2026-03-10T08:42:00Z">
              <w:r w:rsidRPr="008369A4" w:rsidDel="000C2DC7">
                <w:rPr>
                  <w:rFonts w:ascii="ＭＳ 明朝" w:eastAsia="ＭＳ 明朝" w:hAnsi="ＭＳ 明朝" w:cs="ＭＳ 明朝"/>
                  <w:color w:val="000000"/>
                  <w:sz w:val="14"/>
                  <w:szCs w:val="14"/>
                  <w:highlight w:val="yellow"/>
                  <w:rPrChange w:id="339" w:author="jumpei.miyoshi@acctim.co.jp" w:date="2026-03-11T14:35:00Z" w16du:dateUtc="2026-03-11T05:35:00Z">
                    <w:rPr>
                      <w:rFonts w:ascii="ＭＳ 明朝" w:eastAsia="ＭＳ 明朝" w:hAnsi="ＭＳ 明朝" w:cs="ＭＳ 明朝"/>
                      <w:color w:val="000000"/>
                      <w:sz w:val="14"/>
                      <w:szCs w:val="14"/>
                    </w:rPr>
                  </w:rPrChange>
                </w:rPr>
                <w:delText>368</w:delText>
              </w:r>
            </w:del>
          </w:p>
        </w:tc>
      </w:tr>
      <w:tr w:rsidR="00E1112F" w:rsidRPr="008369A4" w14:paraId="4A815FF2" w14:textId="77777777" w:rsidTr="005F0A75">
        <w:trPr>
          <w:trHeight w:val="270"/>
        </w:trPr>
        <w:tc>
          <w:tcPr>
            <w:tcW w:w="1240" w:type="dxa"/>
            <w:vMerge w:val="restart"/>
            <w:tcBorders>
              <w:top w:val="single" w:sz="4" w:space="0" w:color="000000"/>
              <w:left w:val="single" w:sz="4" w:space="0" w:color="000000"/>
              <w:right w:val="single" w:sz="4" w:space="0" w:color="000000"/>
            </w:tcBorders>
            <w:vAlign w:val="center"/>
          </w:tcPr>
          <w:p w14:paraId="01E0D68F"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40"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341" w:author="jumpei.miyoshi@acctim.co.jp" w:date="2026-03-11T14:35:00Z" w16du:dateUtc="2026-03-11T05:35:00Z">
                  <w:rPr>
                    <w:rFonts w:ascii="ＭＳ 明朝" w:eastAsia="ＭＳ 明朝" w:hAnsi="ＭＳ 明朝" w:cs="ＭＳ 明朝"/>
                    <w:color w:val="000000"/>
                    <w:sz w:val="14"/>
                    <w:szCs w:val="14"/>
                  </w:rPr>
                </w:rPrChange>
              </w:rPr>
              <w:t>親会社の子会社</w:t>
            </w:r>
          </w:p>
        </w:tc>
        <w:tc>
          <w:tcPr>
            <w:tcW w:w="1240" w:type="dxa"/>
            <w:vMerge w:val="restart"/>
            <w:tcBorders>
              <w:top w:val="single" w:sz="4" w:space="0" w:color="000000"/>
              <w:left w:val="single" w:sz="4" w:space="0" w:color="000000"/>
              <w:right w:val="single" w:sz="4" w:space="0" w:color="000000"/>
            </w:tcBorders>
            <w:vAlign w:val="center"/>
          </w:tcPr>
          <w:p w14:paraId="2993E5CC" w14:textId="47AA9B8C" w:rsidR="00E1112F" w:rsidRPr="008369A4" w:rsidRDefault="00E1112F" w:rsidP="006969A5">
            <w:pPr>
              <w:widowControl/>
              <w:jc w:val="left"/>
              <w:rPr>
                <w:rFonts w:ascii="ＭＳ 明朝" w:eastAsia="ＭＳ 明朝" w:hAnsi="ＭＳ 明朝" w:cs="ＭＳ 明朝"/>
                <w:color w:val="000000"/>
                <w:sz w:val="14"/>
                <w:szCs w:val="14"/>
                <w:highlight w:val="yellow"/>
                <w:rPrChange w:id="342"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343" w:author="jumpei.miyoshi@acctim.co.jp" w:date="2026-03-11T14:35:00Z" w16du:dateUtc="2026-03-11T05:35:00Z">
                  <w:rPr>
                    <w:rFonts w:ascii="ＭＳ 明朝" w:eastAsia="ＭＳ 明朝" w:hAnsi="ＭＳ 明朝" w:cs="ＭＳ 明朝"/>
                    <w:color w:val="000000"/>
                    <w:sz w:val="14"/>
                    <w:szCs w:val="14"/>
                  </w:rPr>
                </w:rPrChange>
              </w:rPr>
              <w:t>株式会社</w:t>
            </w:r>
            <w:r w:rsidRPr="008369A4">
              <w:rPr>
                <w:rFonts w:ascii="ＭＳ 明朝" w:eastAsia="ＭＳ 明朝" w:hAnsi="ＭＳ 明朝" w:cs="ＭＳ 明朝"/>
                <w:color w:val="000000"/>
                <w:sz w:val="14"/>
                <w:szCs w:val="14"/>
                <w:highlight w:val="yellow"/>
                <w:rPrChange w:id="344" w:author="jumpei.miyoshi@acctim.co.jp" w:date="2026-03-11T14:35:00Z" w16du:dateUtc="2026-03-11T05:35:00Z">
                  <w:rPr>
                    <w:rFonts w:ascii="ＭＳ 明朝" w:eastAsia="ＭＳ 明朝" w:hAnsi="ＭＳ 明朝" w:cs="ＭＳ 明朝"/>
                    <w:color w:val="000000"/>
                    <w:sz w:val="14"/>
                    <w:szCs w:val="14"/>
                  </w:rPr>
                </w:rPrChange>
              </w:rPr>
              <w:br/>
              <w:t>福地建設</w:t>
            </w:r>
          </w:p>
        </w:tc>
        <w:tc>
          <w:tcPr>
            <w:tcW w:w="1240" w:type="dxa"/>
            <w:vMerge w:val="restart"/>
            <w:tcBorders>
              <w:top w:val="single" w:sz="4" w:space="0" w:color="000000"/>
              <w:left w:val="single" w:sz="4" w:space="0" w:color="000000"/>
              <w:right w:val="single" w:sz="4" w:space="0" w:color="000000"/>
            </w:tcBorders>
            <w:vAlign w:val="center"/>
          </w:tcPr>
          <w:p w14:paraId="29E39647" w14:textId="77777777" w:rsidR="00E1112F" w:rsidRPr="008369A4" w:rsidRDefault="00E1112F" w:rsidP="006969A5">
            <w:pPr>
              <w:widowControl/>
              <w:jc w:val="left"/>
              <w:rPr>
                <w:rFonts w:ascii="ＭＳ 明朝" w:eastAsia="ＭＳ 明朝" w:hAnsi="ＭＳ 明朝" w:cs="ＭＳ 明朝"/>
                <w:color w:val="000000"/>
                <w:sz w:val="14"/>
                <w:szCs w:val="14"/>
                <w:highlight w:val="yellow"/>
                <w:rPrChange w:id="345"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346" w:author="jumpei.miyoshi@acctim.co.jp" w:date="2026-03-11T14:35:00Z" w16du:dateUtc="2026-03-11T05:35:00Z">
                  <w:rPr>
                    <w:rFonts w:ascii="ＭＳ 明朝" w:eastAsia="ＭＳ 明朝" w:hAnsi="ＭＳ 明朝" w:cs="ＭＳ 明朝"/>
                    <w:color w:val="000000"/>
                    <w:sz w:val="14"/>
                    <w:szCs w:val="14"/>
                  </w:rPr>
                </w:rPrChange>
              </w:rPr>
              <w:t>なし</w:t>
            </w:r>
          </w:p>
        </w:tc>
        <w:tc>
          <w:tcPr>
            <w:tcW w:w="1240" w:type="dxa"/>
            <w:vMerge w:val="restart"/>
            <w:tcBorders>
              <w:top w:val="single" w:sz="4" w:space="0" w:color="000000"/>
              <w:left w:val="single" w:sz="4" w:space="0" w:color="000000"/>
              <w:right w:val="single" w:sz="4" w:space="0" w:color="000000"/>
            </w:tcBorders>
            <w:vAlign w:val="center"/>
          </w:tcPr>
          <w:p w14:paraId="1B08E575"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47"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348" w:author="jumpei.miyoshi@acctim.co.jp" w:date="2026-03-11T14:35:00Z" w16du:dateUtc="2026-03-11T05:35:00Z">
                  <w:rPr>
                    <w:rFonts w:ascii="ＭＳ 明朝" w:eastAsia="ＭＳ 明朝" w:hAnsi="ＭＳ 明朝" w:cs="ＭＳ 明朝"/>
                    <w:color w:val="000000"/>
                    <w:sz w:val="14"/>
                    <w:szCs w:val="14"/>
                  </w:rPr>
                </w:rPrChange>
              </w:rPr>
              <w:t>工事等の発注</w:t>
            </w:r>
          </w:p>
          <w:p w14:paraId="181C4970"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49"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350" w:author="jumpei.miyoshi@acctim.co.jp" w:date="2026-03-11T14:35:00Z" w16du:dateUtc="2026-03-11T05:35:00Z">
                  <w:rPr>
                    <w:rFonts w:ascii="ＭＳ 明朝" w:eastAsia="ＭＳ 明朝" w:hAnsi="ＭＳ 明朝" w:cs="ＭＳ 明朝"/>
                    <w:color w:val="000000"/>
                    <w:sz w:val="14"/>
                    <w:szCs w:val="14"/>
                  </w:rPr>
                </w:rPrChange>
              </w:rPr>
              <w:t>役員の兼任</w:t>
            </w:r>
          </w:p>
        </w:tc>
        <w:tc>
          <w:tcPr>
            <w:tcW w:w="1240" w:type="dxa"/>
            <w:tcBorders>
              <w:top w:val="single" w:sz="4" w:space="0" w:color="000000"/>
              <w:left w:val="nil"/>
              <w:bottom w:val="single" w:sz="4" w:space="0" w:color="FFFFFF"/>
              <w:right w:val="single" w:sz="4" w:space="0" w:color="000000"/>
            </w:tcBorders>
            <w:vAlign w:val="center"/>
          </w:tcPr>
          <w:p w14:paraId="1039F9C0"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51"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352" w:author="jumpei.miyoshi@acctim.co.jp" w:date="2026-03-11T14:35:00Z" w16du:dateUtc="2026-03-11T05:35:00Z">
                  <w:rPr>
                    <w:rFonts w:ascii="ＭＳ 明朝" w:eastAsia="ＭＳ 明朝" w:hAnsi="ＭＳ 明朝" w:cs="ＭＳ 明朝"/>
                    <w:color w:val="000000"/>
                    <w:sz w:val="14"/>
                    <w:szCs w:val="14"/>
                  </w:rPr>
                </w:rPrChange>
              </w:rPr>
              <w:t>商品の購入</w:t>
            </w:r>
          </w:p>
        </w:tc>
        <w:tc>
          <w:tcPr>
            <w:tcW w:w="1240" w:type="dxa"/>
            <w:tcBorders>
              <w:top w:val="single" w:sz="4" w:space="0" w:color="000000"/>
              <w:left w:val="nil"/>
              <w:bottom w:val="single" w:sz="4" w:space="0" w:color="FFFFFF"/>
              <w:right w:val="single" w:sz="4" w:space="0" w:color="000000"/>
            </w:tcBorders>
            <w:vAlign w:val="center"/>
          </w:tcPr>
          <w:p w14:paraId="1B2EE6BC" w14:textId="3F698255" w:rsidR="00E1112F" w:rsidRPr="008369A4" w:rsidRDefault="00E1112F" w:rsidP="006969A5">
            <w:pPr>
              <w:widowControl/>
              <w:jc w:val="right"/>
              <w:rPr>
                <w:rFonts w:ascii="ＭＳ 明朝" w:eastAsia="ＭＳ 明朝" w:hAnsi="ＭＳ 明朝" w:cs="ＭＳ 明朝"/>
                <w:color w:val="000000"/>
                <w:sz w:val="14"/>
                <w:szCs w:val="14"/>
                <w:highlight w:val="yellow"/>
                <w:rPrChange w:id="353" w:author="jumpei.miyoshi@acctim.co.jp" w:date="2026-03-11T14:35:00Z" w16du:dateUtc="2026-03-11T05:35:00Z">
                  <w:rPr>
                    <w:rFonts w:ascii="ＭＳ 明朝" w:eastAsia="ＭＳ 明朝" w:hAnsi="ＭＳ 明朝" w:cs="ＭＳ 明朝"/>
                    <w:color w:val="000000"/>
                    <w:sz w:val="14"/>
                    <w:szCs w:val="14"/>
                  </w:rPr>
                </w:rPrChange>
              </w:rPr>
            </w:pPr>
            <w:del w:id="354" w:author="三好 隼平" w:date="2026-03-10T17:43:00Z" w16du:dateUtc="2026-03-10T08:43:00Z">
              <w:r w:rsidRPr="008369A4" w:rsidDel="00C06AEF">
                <w:rPr>
                  <w:rFonts w:ascii="ＭＳ 明朝" w:eastAsia="ＭＳ 明朝" w:hAnsi="ＭＳ 明朝" w:cs="ＭＳ 明朝"/>
                  <w:color w:val="000000"/>
                  <w:sz w:val="14"/>
                  <w:szCs w:val="14"/>
                  <w:highlight w:val="yellow"/>
                  <w:rPrChange w:id="355" w:author="jumpei.miyoshi@acctim.co.jp" w:date="2026-03-11T14:35:00Z" w16du:dateUtc="2026-03-11T05:35:00Z">
                    <w:rPr>
                      <w:rFonts w:ascii="ＭＳ 明朝" w:eastAsia="ＭＳ 明朝" w:hAnsi="ＭＳ 明朝" w:cs="ＭＳ 明朝"/>
                      <w:color w:val="000000"/>
                      <w:sz w:val="14"/>
                      <w:szCs w:val="14"/>
                    </w:rPr>
                  </w:rPrChange>
                </w:rPr>
                <w:delText>10,930,269</w:delText>
              </w:r>
            </w:del>
            <w:ins w:id="356" w:author="三好 隼平" w:date="2026-03-10T17:43:00Z" w16du:dateUtc="2026-03-10T08:43:00Z">
              <w:r w:rsidR="00C06AEF" w:rsidRPr="008369A4">
                <w:rPr>
                  <w:rFonts w:ascii="ＭＳ 明朝" w:eastAsia="ＭＳ 明朝" w:hAnsi="ＭＳ 明朝" w:cs="ＭＳ 明朝"/>
                  <w:color w:val="000000"/>
                  <w:sz w:val="14"/>
                  <w:szCs w:val="14"/>
                  <w:highlight w:val="yellow"/>
                </w:rPr>
                <w:t>12,072,975</w:t>
              </w:r>
            </w:ins>
          </w:p>
        </w:tc>
        <w:tc>
          <w:tcPr>
            <w:tcW w:w="1240" w:type="dxa"/>
            <w:vMerge w:val="restart"/>
            <w:tcBorders>
              <w:top w:val="single" w:sz="4" w:space="0" w:color="000000"/>
              <w:left w:val="single" w:sz="4" w:space="0" w:color="000000"/>
              <w:bottom w:val="nil"/>
              <w:right w:val="single" w:sz="4" w:space="0" w:color="000000"/>
            </w:tcBorders>
            <w:vAlign w:val="center"/>
          </w:tcPr>
          <w:p w14:paraId="715685AC"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57"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sz w:val="14"/>
                <w:szCs w:val="14"/>
                <w:highlight w:val="yellow"/>
                <w:rPrChange w:id="358" w:author="jumpei.miyoshi@acctim.co.jp" w:date="2026-03-11T14:35:00Z" w16du:dateUtc="2026-03-11T05:35:00Z">
                  <w:rPr>
                    <w:rFonts w:ascii="ＭＳ 明朝" w:eastAsia="ＭＳ 明朝" w:hAnsi="ＭＳ 明朝" w:cs="ＭＳ 明朝"/>
                    <w:sz w:val="14"/>
                    <w:szCs w:val="14"/>
                  </w:rPr>
                </w:rPrChange>
              </w:rPr>
              <w:t>仕掛品</w:t>
            </w:r>
          </w:p>
          <w:p w14:paraId="1F530D59" w14:textId="07E70650" w:rsidR="00E1112F" w:rsidRPr="008369A4" w:rsidRDefault="00E1112F" w:rsidP="006969A5">
            <w:pPr>
              <w:widowControl/>
              <w:jc w:val="center"/>
              <w:rPr>
                <w:rFonts w:ascii="ＭＳ 明朝" w:eastAsia="ＭＳ 明朝" w:hAnsi="ＭＳ 明朝" w:cs="ＭＳ 明朝"/>
                <w:color w:val="000000"/>
                <w:sz w:val="14"/>
                <w:szCs w:val="14"/>
                <w:highlight w:val="yellow"/>
                <w:rPrChange w:id="359" w:author="jumpei.miyoshi@acctim.co.jp" w:date="2026-03-11T14:35:00Z" w16du:dateUtc="2026-03-11T05:35:00Z">
                  <w:rPr>
                    <w:rFonts w:ascii="ＭＳ 明朝" w:eastAsia="ＭＳ 明朝" w:hAnsi="ＭＳ 明朝" w:cs="ＭＳ 明朝"/>
                    <w:color w:val="000000"/>
                    <w:sz w:val="14"/>
                    <w:szCs w:val="14"/>
                  </w:rPr>
                </w:rPrChange>
              </w:rPr>
            </w:pPr>
            <w:del w:id="360" w:author="三好 隼平" w:date="2026-03-10T17:44:00Z" w16du:dateUtc="2026-03-10T08:44:00Z">
              <w:r w:rsidRPr="008369A4" w:rsidDel="00C06AEF">
                <w:rPr>
                  <w:rFonts w:ascii="ＭＳ 明朝" w:eastAsia="ＭＳ 明朝" w:hAnsi="ＭＳ 明朝" w:cs="ＭＳ 明朝"/>
                  <w:color w:val="000000"/>
                  <w:sz w:val="14"/>
                  <w:szCs w:val="14"/>
                  <w:highlight w:val="yellow"/>
                  <w:rPrChange w:id="361" w:author="jumpei.miyoshi@acctim.co.jp" w:date="2026-03-11T14:35:00Z" w16du:dateUtc="2026-03-11T05:35:00Z">
                    <w:rPr>
                      <w:rFonts w:ascii="ＭＳ 明朝" w:eastAsia="ＭＳ 明朝" w:hAnsi="ＭＳ 明朝" w:cs="ＭＳ 明朝"/>
                      <w:color w:val="000000"/>
                      <w:sz w:val="14"/>
                      <w:szCs w:val="14"/>
                    </w:rPr>
                  </w:rPrChange>
                </w:rPr>
                <w:delText>未払費用</w:delText>
              </w:r>
            </w:del>
          </w:p>
        </w:tc>
        <w:tc>
          <w:tcPr>
            <w:tcW w:w="1240" w:type="dxa"/>
            <w:vMerge w:val="restart"/>
            <w:tcBorders>
              <w:top w:val="single" w:sz="4" w:space="0" w:color="000000"/>
              <w:left w:val="single" w:sz="4" w:space="0" w:color="000000"/>
              <w:bottom w:val="nil"/>
              <w:right w:val="single" w:sz="4" w:space="0" w:color="000000"/>
            </w:tcBorders>
            <w:vAlign w:val="center"/>
          </w:tcPr>
          <w:p w14:paraId="5033DE88" w14:textId="284BA8B3" w:rsidR="00E1112F" w:rsidRPr="008369A4" w:rsidRDefault="00E1112F" w:rsidP="006969A5">
            <w:pPr>
              <w:widowControl/>
              <w:jc w:val="right"/>
              <w:rPr>
                <w:rFonts w:ascii="ＭＳ 明朝" w:eastAsia="ＭＳ 明朝" w:hAnsi="ＭＳ 明朝" w:cs="ＭＳ 明朝"/>
                <w:color w:val="000000"/>
                <w:sz w:val="14"/>
                <w:szCs w:val="14"/>
                <w:highlight w:val="yellow"/>
                <w:rPrChange w:id="362" w:author="jumpei.miyoshi@acctim.co.jp" w:date="2026-03-11T14:35:00Z" w16du:dateUtc="2026-03-11T05:35:00Z">
                  <w:rPr>
                    <w:rFonts w:ascii="ＭＳ 明朝" w:eastAsia="ＭＳ 明朝" w:hAnsi="ＭＳ 明朝" w:cs="ＭＳ 明朝"/>
                    <w:color w:val="000000"/>
                    <w:sz w:val="14"/>
                    <w:szCs w:val="14"/>
                  </w:rPr>
                </w:rPrChange>
              </w:rPr>
            </w:pPr>
            <w:del w:id="363" w:author="三好 隼平" w:date="2026-03-10T17:44:00Z" w16du:dateUtc="2026-03-10T08:44:00Z">
              <w:r w:rsidRPr="008369A4" w:rsidDel="0065569E">
                <w:rPr>
                  <w:rFonts w:ascii="ＭＳ 明朝" w:eastAsia="ＭＳ 明朝" w:hAnsi="ＭＳ 明朝" w:cs="ＭＳ 明朝"/>
                  <w:color w:val="000000"/>
                  <w:sz w:val="14"/>
                  <w:szCs w:val="14"/>
                  <w:highlight w:val="yellow"/>
                  <w:rPrChange w:id="364" w:author="jumpei.miyoshi@acctim.co.jp" w:date="2026-03-11T14:35:00Z" w16du:dateUtc="2026-03-11T05:35:00Z">
                    <w:rPr>
                      <w:rFonts w:ascii="ＭＳ 明朝" w:eastAsia="ＭＳ 明朝" w:hAnsi="ＭＳ 明朝" w:cs="ＭＳ 明朝"/>
                      <w:color w:val="000000"/>
                      <w:sz w:val="14"/>
                      <w:szCs w:val="14"/>
                    </w:rPr>
                  </w:rPrChange>
                </w:rPr>
                <w:delText>2,021,033</w:delText>
              </w:r>
            </w:del>
            <w:ins w:id="365" w:author="三好 隼平" w:date="2026-03-10T17:44:00Z" w16du:dateUtc="2026-03-10T08:44:00Z">
              <w:r w:rsidR="0065569E" w:rsidRPr="008369A4">
                <w:rPr>
                  <w:rFonts w:ascii="ＭＳ 明朝" w:eastAsia="ＭＳ 明朝" w:hAnsi="ＭＳ 明朝" w:cs="ＭＳ 明朝"/>
                  <w:color w:val="000000"/>
                  <w:sz w:val="14"/>
                  <w:szCs w:val="14"/>
                  <w:highlight w:val="yellow"/>
                </w:rPr>
                <w:t>2,738,600</w:t>
              </w:r>
            </w:ins>
          </w:p>
          <w:p w14:paraId="70ECE105" w14:textId="172C1E7B" w:rsidR="00E1112F" w:rsidRPr="008369A4" w:rsidRDefault="00E1112F" w:rsidP="006969A5">
            <w:pPr>
              <w:widowControl/>
              <w:jc w:val="right"/>
              <w:rPr>
                <w:rFonts w:ascii="ＭＳ 明朝" w:eastAsia="ＭＳ 明朝" w:hAnsi="ＭＳ 明朝" w:cs="ＭＳ 明朝"/>
                <w:color w:val="000000"/>
                <w:sz w:val="14"/>
                <w:szCs w:val="14"/>
                <w:highlight w:val="yellow"/>
                <w:rPrChange w:id="366" w:author="jumpei.miyoshi@acctim.co.jp" w:date="2026-03-11T14:35:00Z" w16du:dateUtc="2026-03-11T05:35:00Z">
                  <w:rPr>
                    <w:rFonts w:ascii="ＭＳ 明朝" w:eastAsia="ＭＳ 明朝" w:hAnsi="ＭＳ 明朝" w:cs="ＭＳ 明朝"/>
                    <w:color w:val="000000"/>
                    <w:sz w:val="14"/>
                    <w:szCs w:val="14"/>
                  </w:rPr>
                </w:rPrChange>
              </w:rPr>
            </w:pPr>
            <w:del w:id="367" w:author="三好 隼平" w:date="2026-03-10T17:44:00Z" w16du:dateUtc="2026-03-10T08:44:00Z">
              <w:r w:rsidRPr="008369A4" w:rsidDel="00C06AEF">
                <w:rPr>
                  <w:rFonts w:ascii="ＭＳ 明朝" w:eastAsia="ＭＳ 明朝" w:hAnsi="ＭＳ 明朝" w:cs="ＭＳ 明朝"/>
                  <w:color w:val="000000"/>
                  <w:sz w:val="14"/>
                  <w:szCs w:val="14"/>
                  <w:highlight w:val="yellow"/>
                  <w:rPrChange w:id="368" w:author="jumpei.miyoshi@acctim.co.jp" w:date="2026-03-11T14:35:00Z" w16du:dateUtc="2026-03-11T05:35:00Z">
                    <w:rPr>
                      <w:rFonts w:ascii="ＭＳ 明朝" w:eastAsia="ＭＳ 明朝" w:hAnsi="ＭＳ 明朝" w:cs="ＭＳ 明朝"/>
                      <w:color w:val="000000"/>
                      <w:sz w:val="14"/>
                      <w:szCs w:val="14"/>
                    </w:rPr>
                  </w:rPrChange>
                </w:rPr>
                <w:delText>18,870</w:delText>
              </w:r>
            </w:del>
          </w:p>
        </w:tc>
      </w:tr>
      <w:tr w:rsidR="00E1112F" w:rsidRPr="008369A4" w14:paraId="4D522963" w14:textId="77777777" w:rsidTr="005F0A75">
        <w:trPr>
          <w:trHeight w:val="270"/>
        </w:trPr>
        <w:tc>
          <w:tcPr>
            <w:tcW w:w="1240" w:type="dxa"/>
            <w:vMerge/>
            <w:tcBorders>
              <w:left w:val="single" w:sz="4" w:space="0" w:color="000000"/>
              <w:right w:val="single" w:sz="4" w:space="0" w:color="000000"/>
            </w:tcBorders>
            <w:vAlign w:val="center"/>
          </w:tcPr>
          <w:p w14:paraId="604AACBD"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69"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right w:val="single" w:sz="4" w:space="0" w:color="000000"/>
            </w:tcBorders>
            <w:vAlign w:val="center"/>
          </w:tcPr>
          <w:p w14:paraId="2BD1C918"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0"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right w:val="single" w:sz="4" w:space="0" w:color="000000"/>
            </w:tcBorders>
            <w:vAlign w:val="center"/>
          </w:tcPr>
          <w:p w14:paraId="2A1C6FEB"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1"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right w:val="single" w:sz="4" w:space="0" w:color="000000"/>
            </w:tcBorders>
            <w:vAlign w:val="center"/>
          </w:tcPr>
          <w:p w14:paraId="1FFE47D1"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2"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tcBorders>
              <w:top w:val="nil"/>
              <w:left w:val="nil"/>
              <w:bottom w:val="single" w:sz="4" w:space="0" w:color="FFFFFF"/>
              <w:right w:val="single" w:sz="4" w:space="0" w:color="000000"/>
            </w:tcBorders>
            <w:vAlign w:val="center"/>
          </w:tcPr>
          <w:p w14:paraId="7915CE4D" w14:textId="77777777" w:rsidR="00E1112F" w:rsidRPr="008369A4" w:rsidRDefault="00E1112F" w:rsidP="006969A5">
            <w:pPr>
              <w:widowControl/>
              <w:jc w:val="center"/>
              <w:rPr>
                <w:rFonts w:ascii="ＭＳ 明朝" w:eastAsia="ＭＳ 明朝" w:hAnsi="ＭＳ 明朝" w:cs="ＭＳ 明朝"/>
                <w:color w:val="000000"/>
                <w:sz w:val="14"/>
                <w:szCs w:val="14"/>
                <w:highlight w:val="yellow"/>
                <w:rPrChange w:id="373"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tcBorders>
              <w:top w:val="nil"/>
              <w:left w:val="nil"/>
              <w:bottom w:val="single" w:sz="4" w:space="0" w:color="FFFFFF"/>
              <w:right w:val="single" w:sz="4" w:space="0" w:color="000000"/>
            </w:tcBorders>
            <w:vAlign w:val="center"/>
          </w:tcPr>
          <w:p w14:paraId="549854B6" w14:textId="77777777" w:rsidR="00E1112F" w:rsidRPr="008369A4" w:rsidRDefault="00E1112F" w:rsidP="006969A5">
            <w:pPr>
              <w:widowControl/>
              <w:jc w:val="right"/>
              <w:rPr>
                <w:rFonts w:ascii="ＭＳ 明朝" w:eastAsia="ＭＳ 明朝" w:hAnsi="ＭＳ 明朝" w:cs="ＭＳ 明朝"/>
                <w:color w:val="000000"/>
                <w:sz w:val="14"/>
                <w:szCs w:val="14"/>
                <w:highlight w:val="yellow"/>
                <w:rPrChange w:id="374"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top w:val="nil"/>
              <w:left w:val="single" w:sz="4" w:space="0" w:color="000000"/>
              <w:bottom w:val="nil"/>
              <w:right w:val="single" w:sz="4" w:space="0" w:color="000000"/>
            </w:tcBorders>
            <w:vAlign w:val="center"/>
          </w:tcPr>
          <w:p w14:paraId="72F6A3F4"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5"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top w:val="nil"/>
              <w:left w:val="single" w:sz="4" w:space="0" w:color="000000"/>
              <w:bottom w:val="nil"/>
              <w:right w:val="single" w:sz="4" w:space="0" w:color="000000"/>
            </w:tcBorders>
            <w:vAlign w:val="center"/>
          </w:tcPr>
          <w:p w14:paraId="7AFCBFAC"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6" w:author="jumpei.miyoshi@acctim.co.jp" w:date="2026-03-11T14:35:00Z" w16du:dateUtc="2026-03-11T05:35:00Z">
                  <w:rPr>
                    <w:rFonts w:ascii="ＭＳ 明朝" w:eastAsia="ＭＳ 明朝" w:hAnsi="ＭＳ 明朝" w:cs="ＭＳ 明朝"/>
                    <w:color w:val="000000"/>
                    <w:sz w:val="14"/>
                    <w:szCs w:val="14"/>
                  </w:rPr>
                </w:rPrChange>
              </w:rPr>
            </w:pPr>
          </w:p>
        </w:tc>
      </w:tr>
      <w:tr w:rsidR="00E1112F" w:rsidRPr="008369A4" w14:paraId="7F7AE382" w14:textId="77777777" w:rsidTr="005F0A75">
        <w:trPr>
          <w:trHeight w:val="270"/>
        </w:trPr>
        <w:tc>
          <w:tcPr>
            <w:tcW w:w="1240" w:type="dxa"/>
            <w:vMerge/>
            <w:tcBorders>
              <w:left w:val="single" w:sz="4" w:space="0" w:color="000000"/>
              <w:right w:val="single" w:sz="4" w:space="0" w:color="000000"/>
            </w:tcBorders>
            <w:vAlign w:val="center"/>
          </w:tcPr>
          <w:p w14:paraId="640A9733"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7"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right w:val="single" w:sz="4" w:space="0" w:color="000000"/>
            </w:tcBorders>
            <w:vAlign w:val="center"/>
          </w:tcPr>
          <w:p w14:paraId="05577060"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8"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right w:val="single" w:sz="4" w:space="0" w:color="000000"/>
            </w:tcBorders>
            <w:vAlign w:val="center"/>
          </w:tcPr>
          <w:p w14:paraId="067EB51F"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79"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vMerge/>
            <w:tcBorders>
              <w:left w:val="single" w:sz="4" w:space="0" w:color="000000"/>
              <w:right w:val="single" w:sz="4" w:space="0" w:color="000000"/>
            </w:tcBorders>
            <w:vAlign w:val="center"/>
          </w:tcPr>
          <w:p w14:paraId="45F71A1D" w14:textId="77777777" w:rsidR="00E1112F"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80" w:author="jumpei.miyoshi@acctim.co.jp" w:date="2026-03-11T14:35:00Z" w16du:dateUtc="2026-03-11T05:35:00Z">
                  <w:rPr>
                    <w:rFonts w:ascii="ＭＳ 明朝" w:eastAsia="ＭＳ 明朝" w:hAnsi="ＭＳ 明朝" w:cs="ＭＳ 明朝"/>
                    <w:color w:val="000000"/>
                    <w:sz w:val="14"/>
                    <w:szCs w:val="14"/>
                  </w:rPr>
                </w:rPrChange>
              </w:rPr>
            </w:pPr>
          </w:p>
        </w:tc>
        <w:tc>
          <w:tcPr>
            <w:tcW w:w="1240" w:type="dxa"/>
            <w:tcBorders>
              <w:top w:val="single" w:sz="4" w:space="0" w:color="000000"/>
              <w:left w:val="nil"/>
              <w:bottom w:val="single" w:sz="4" w:space="0" w:color="000000"/>
              <w:right w:val="single" w:sz="4" w:space="0" w:color="000000"/>
            </w:tcBorders>
            <w:vAlign w:val="center"/>
          </w:tcPr>
          <w:p w14:paraId="33B198B0" w14:textId="1A189E56" w:rsidR="00E1112F" w:rsidRPr="008369A4" w:rsidRDefault="00E1112F" w:rsidP="006969A5">
            <w:pPr>
              <w:widowControl/>
              <w:jc w:val="center"/>
              <w:rPr>
                <w:rFonts w:ascii="ＭＳ 明朝" w:eastAsia="ＭＳ 明朝" w:hAnsi="ＭＳ 明朝" w:cs="ＭＳ 明朝"/>
                <w:color w:val="000000"/>
                <w:sz w:val="14"/>
                <w:szCs w:val="14"/>
                <w:highlight w:val="yellow"/>
                <w:rPrChange w:id="381"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382" w:author="jumpei.miyoshi@acctim.co.jp" w:date="2026-03-11T14:35:00Z" w16du:dateUtc="2026-03-11T05:35:00Z">
                  <w:rPr>
                    <w:rFonts w:ascii="ＭＳ 明朝" w:eastAsia="ＭＳ 明朝" w:hAnsi="ＭＳ 明朝" w:cs="ＭＳ 明朝" w:hint="eastAsia"/>
                    <w:color w:val="000000"/>
                    <w:sz w:val="14"/>
                    <w:szCs w:val="14"/>
                  </w:rPr>
                </w:rPrChange>
              </w:rPr>
              <w:t>建物の購入</w:t>
            </w:r>
          </w:p>
        </w:tc>
        <w:tc>
          <w:tcPr>
            <w:tcW w:w="1240" w:type="dxa"/>
            <w:tcBorders>
              <w:top w:val="single" w:sz="4" w:space="0" w:color="000000"/>
              <w:left w:val="nil"/>
              <w:bottom w:val="single" w:sz="4" w:space="0" w:color="000000"/>
              <w:right w:val="single" w:sz="4" w:space="0" w:color="000000"/>
            </w:tcBorders>
            <w:vAlign w:val="center"/>
          </w:tcPr>
          <w:p w14:paraId="3F3B5CB9" w14:textId="2A08955F" w:rsidR="00E1112F" w:rsidRPr="008369A4" w:rsidRDefault="00E1112F" w:rsidP="006969A5">
            <w:pPr>
              <w:widowControl/>
              <w:jc w:val="right"/>
              <w:rPr>
                <w:rFonts w:ascii="ＭＳ 明朝" w:eastAsia="ＭＳ 明朝" w:hAnsi="ＭＳ 明朝" w:cs="ＭＳ 明朝"/>
                <w:color w:val="000000"/>
                <w:sz w:val="14"/>
                <w:szCs w:val="14"/>
                <w:highlight w:val="yellow"/>
                <w:rPrChange w:id="383" w:author="jumpei.miyoshi@acctim.co.jp" w:date="2026-03-11T14:35:00Z" w16du:dateUtc="2026-03-11T05:35:00Z">
                  <w:rPr>
                    <w:rFonts w:ascii="ＭＳ 明朝" w:eastAsia="ＭＳ 明朝" w:hAnsi="ＭＳ 明朝" w:cs="ＭＳ 明朝"/>
                    <w:color w:val="000000"/>
                    <w:sz w:val="14"/>
                    <w:szCs w:val="14"/>
                  </w:rPr>
                </w:rPrChange>
              </w:rPr>
            </w:pPr>
            <w:del w:id="384" w:author="三好 隼平" w:date="2026-03-10T17:45:00Z" w16du:dateUtc="2026-03-10T08:45:00Z">
              <w:r w:rsidRPr="008369A4" w:rsidDel="00502E26">
                <w:rPr>
                  <w:rFonts w:ascii="ＭＳ 明朝" w:eastAsia="ＭＳ 明朝" w:hAnsi="ＭＳ 明朝" w:cs="ＭＳ 明朝"/>
                  <w:color w:val="000000"/>
                  <w:sz w:val="14"/>
                  <w:szCs w:val="14"/>
                  <w:highlight w:val="yellow"/>
                  <w:rPrChange w:id="385" w:author="jumpei.miyoshi@acctim.co.jp" w:date="2026-03-11T14:35:00Z" w16du:dateUtc="2026-03-11T05:35:00Z">
                    <w:rPr>
                      <w:rFonts w:ascii="ＭＳ 明朝" w:eastAsia="ＭＳ 明朝" w:hAnsi="ＭＳ 明朝" w:cs="ＭＳ 明朝"/>
                      <w:color w:val="000000"/>
                      <w:sz w:val="14"/>
                      <w:szCs w:val="14"/>
                    </w:rPr>
                  </w:rPrChange>
                </w:rPr>
                <w:delText>1,155,117</w:delText>
              </w:r>
            </w:del>
            <w:ins w:id="386" w:author="三好 隼平" w:date="2026-03-10T17:45:00Z" w16du:dateUtc="2026-03-10T08:45:00Z">
              <w:r w:rsidR="00502E26" w:rsidRPr="008369A4">
                <w:rPr>
                  <w:rFonts w:ascii="ＭＳ 明朝" w:eastAsia="ＭＳ 明朝" w:hAnsi="ＭＳ 明朝" w:cs="ＭＳ 明朝"/>
                  <w:color w:val="000000"/>
                  <w:sz w:val="14"/>
                  <w:szCs w:val="14"/>
                  <w:highlight w:val="yellow"/>
                </w:rPr>
                <w:t>2,242,478</w:t>
              </w:r>
            </w:ins>
          </w:p>
        </w:tc>
        <w:tc>
          <w:tcPr>
            <w:tcW w:w="1240" w:type="dxa"/>
            <w:tcBorders>
              <w:top w:val="single" w:sz="4" w:space="0" w:color="000000"/>
              <w:left w:val="single" w:sz="4" w:space="0" w:color="000000"/>
              <w:bottom w:val="single" w:sz="4" w:space="0" w:color="000000"/>
              <w:right w:val="single" w:sz="4" w:space="0" w:color="000000"/>
            </w:tcBorders>
            <w:vAlign w:val="center"/>
          </w:tcPr>
          <w:p w14:paraId="6360F54E" w14:textId="4D5B5D60" w:rsidR="00E1112F" w:rsidRPr="008369A4" w:rsidRDefault="00E1112F" w:rsidP="006969A5">
            <w:pPr>
              <w:widowControl/>
              <w:jc w:val="center"/>
              <w:rPr>
                <w:rFonts w:ascii="ＭＳ 明朝" w:eastAsia="ＭＳ 明朝" w:hAnsi="ＭＳ 明朝" w:cs="ＭＳ 明朝"/>
                <w:color w:val="000000"/>
                <w:sz w:val="14"/>
                <w:szCs w:val="14"/>
                <w:highlight w:val="yellow"/>
                <w:rPrChange w:id="387"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388" w:author="jumpei.miyoshi@acctim.co.jp" w:date="2026-03-11T14:35:00Z" w16du:dateUtc="2026-03-11T05:35:00Z">
                  <w:rPr>
                    <w:rFonts w:ascii="ＭＳ 明朝" w:eastAsia="ＭＳ 明朝" w:hAnsi="ＭＳ 明朝" w:cs="ＭＳ 明朝" w:hint="eastAsia"/>
                    <w:color w:val="000000"/>
                    <w:sz w:val="14"/>
                    <w:szCs w:val="14"/>
                  </w:rPr>
                </w:rPrChange>
              </w:rPr>
              <w:t>建設仮勘定</w:t>
            </w:r>
          </w:p>
        </w:tc>
        <w:tc>
          <w:tcPr>
            <w:tcW w:w="1240" w:type="dxa"/>
            <w:tcBorders>
              <w:top w:val="single" w:sz="4" w:space="0" w:color="000000"/>
              <w:left w:val="single" w:sz="4" w:space="0" w:color="000000"/>
              <w:bottom w:val="single" w:sz="4" w:space="0" w:color="000000"/>
              <w:right w:val="single" w:sz="4" w:space="0" w:color="000000"/>
            </w:tcBorders>
            <w:vAlign w:val="center"/>
          </w:tcPr>
          <w:p w14:paraId="19AF91D9" w14:textId="61B7A076" w:rsidR="00E1112F" w:rsidRPr="008369A4" w:rsidRDefault="00502E26" w:rsidP="006969A5">
            <w:pPr>
              <w:widowControl/>
              <w:jc w:val="right"/>
              <w:rPr>
                <w:rFonts w:ascii="ＭＳ 明朝" w:eastAsia="ＭＳ 明朝" w:hAnsi="ＭＳ 明朝" w:cs="ＭＳ 明朝"/>
                <w:color w:val="000000"/>
                <w:sz w:val="14"/>
                <w:szCs w:val="14"/>
                <w:highlight w:val="yellow"/>
                <w:rPrChange w:id="389" w:author="jumpei.miyoshi@acctim.co.jp" w:date="2026-03-11T14:35:00Z" w16du:dateUtc="2026-03-11T05:35:00Z">
                  <w:rPr>
                    <w:rFonts w:ascii="ＭＳ 明朝" w:eastAsia="ＭＳ 明朝" w:hAnsi="ＭＳ 明朝" w:cs="ＭＳ 明朝"/>
                    <w:color w:val="000000"/>
                    <w:sz w:val="14"/>
                    <w:szCs w:val="14"/>
                  </w:rPr>
                </w:rPrChange>
              </w:rPr>
            </w:pPr>
            <w:ins w:id="390" w:author="三好 隼平" w:date="2026-03-10T17:45:00Z" w16du:dateUtc="2026-03-10T08:45:00Z">
              <w:r w:rsidRPr="008369A4">
                <w:rPr>
                  <w:rFonts w:ascii="ＭＳ 明朝" w:eastAsia="ＭＳ 明朝" w:hAnsi="ＭＳ 明朝" w:cs="ＭＳ 明朝"/>
                  <w:color w:val="000000"/>
                  <w:sz w:val="14"/>
                  <w:szCs w:val="14"/>
                  <w:highlight w:val="yellow"/>
                </w:rPr>
                <w:t>2,242,478</w:t>
              </w:r>
            </w:ins>
            <w:del w:id="391" w:author="三好 隼平" w:date="2026-03-10T17:45:00Z" w16du:dateUtc="2026-03-10T08:45:00Z">
              <w:r w:rsidR="00E1112F" w:rsidRPr="008369A4" w:rsidDel="00502E26">
                <w:rPr>
                  <w:rFonts w:ascii="ＭＳ 明朝" w:eastAsia="ＭＳ 明朝" w:hAnsi="ＭＳ 明朝" w:cs="ＭＳ 明朝"/>
                  <w:color w:val="000000"/>
                  <w:sz w:val="14"/>
                  <w:szCs w:val="14"/>
                  <w:highlight w:val="yellow"/>
                  <w:rPrChange w:id="392" w:author="jumpei.miyoshi@acctim.co.jp" w:date="2026-03-11T14:35:00Z" w16du:dateUtc="2026-03-11T05:35:00Z">
                    <w:rPr>
                      <w:rFonts w:ascii="ＭＳ 明朝" w:eastAsia="ＭＳ 明朝" w:hAnsi="ＭＳ 明朝" w:cs="ＭＳ 明朝"/>
                      <w:color w:val="000000"/>
                      <w:sz w:val="14"/>
                      <w:szCs w:val="14"/>
                    </w:rPr>
                  </w:rPrChange>
                </w:rPr>
                <w:delText>1,155,117</w:delText>
              </w:r>
            </w:del>
          </w:p>
        </w:tc>
      </w:tr>
      <w:tr w:rsidR="00481582" w:rsidRPr="008369A4" w14:paraId="6F39513F" w14:textId="77777777" w:rsidTr="00CD59A6">
        <w:trPr>
          <w:trHeight w:val="270"/>
        </w:trPr>
        <w:tc>
          <w:tcPr>
            <w:tcW w:w="1240" w:type="dxa"/>
            <w:tcBorders>
              <w:top w:val="single" w:sz="4" w:space="0" w:color="auto"/>
              <w:left w:val="single" w:sz="4" w:space="0" w:color="auto"/>
              <w:bottom w:val="single" w:sz="4" w:space="0" w:color="auto"/>
              <w:right w:val="single" w:sz="4" w:space="0" w:color="auto"/>
            </w:tcBorders>
            <w:vAlign w:val="center"/>
          </w:tcPr>
          <w:p w14:paraId="40B6D4C5" w14:textId="78C7EDDE" w:rsidR="00481582"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93"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394" w:author="jumpei.miyoshi@acctim.co.jp" w:date="2026-03-11T14:35:00Z" w16du:dateUtc="2026-03-11T05:35:00Z">
                  <w:rPr>
                    <w:rFonts w:ascii="ＭＳ 明朝" w:eastAsia="ＭＳ 明朝" w:hAnsi="ＭＳ 明朝" w:cs="ＭＳ 明朝"/>
                    <w:color w:val="000000"/>
                    <w:sz w:val="14"/>
                    <w:szCs w:val="14"/>
                  </w:rPr>
                </w:rPrChange>
              </w:rPr>
              <w:t>親会社の子会社</w:t>
            </w:r>
          </w:p>
        </w:tc>
        <w:tc>
          <w:tcPr>
            <w:tcW w:w="1240" w:type="dxa"/>
            <w:tcBorders>
              <w:top w:val="single" w:sz="4" w:space="0" w:color="auto"/>
              <w:left w:val="single" w:sz="4" w:space="0" w:color="auto"/>
              <w:bottom w:val="single" w:sz="4" w:space="0" w:color="auto"/>
              <w:right w:val="single" w:sz="4" w:space="0" w:color="auto"/>
            </w:tcBorders>
            <w:vAlign w:val="center"/>
          </w:tcPr>
          <w:p w14:paraId="410D6DD2" w14:textId="1DF99AC6" w:rsidR="00481582"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95"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396" w:author="jumpei.miyoshi@acctim.co.jp" w:date="2026-03-11T14:35:00Z" w16du:dateUtc="2026-03-11T05:35:00Z">
                  <w:rPr>
                    <w:rFonts w:ascii="ＭＳ 明朝" w:eastAsia="ＭＳ 明朝" w:hAnsi="ＭＳ 明朝" w:cs="ＭＳ 明朝" w:hint="eastAsia"/>
                    <w:color w:val="000000"/>
                    <w:sz w:val="14"/>
                    <w:szCs w:val="14"/>
                  </w:rPr>
                </w:rPrChange>
              </w:rPr>
              <w:t>株式会社</w:t>
            </w:r>
            <w:r w:rsidRPr="008369A4">
              <w:rPr>
                <w:rFonts w:ascii="ＭＳ 明朝" w:eastAsia="ＭＳ 明朝" w:hAnsi="ＭＳ 明朝" w:cs="ＭＳ 明朝"/>
                <w:color w:val="000000"/>
                <w:sz w:val="14"/>
                <w:szCs w:val="14"/>
                <w:highlight w:val="yellow"/>
                <w:rPrChange w:id="397" w:author="jumpei.miyoshi@acctim.co.jp" w:date="2026-03-11T14:35:00Z" w16du:dateUtc="2026-03-11T05:35:00Z">
                  <w:rPr>
                    <w:rFonts w:ascii="ＭＳ 明朝" w:eastAsia="ＭＳ 明朝" w:hAnsi="ＭＳ 明朝" w:cs="ＭＳ 明朝"/>
                    <w:color w:val="000000"/>
                    <w:sz w:val="14"/>
                    <w:szCs w:val="14"/>
                  </w:rPr>
                </w:rPrChange>
              </w:rPr>
              <w:br/>
              <w:t>DOORDO</w:t>
            </w:r>
          </w:p>
        </w:tc>
        <w:tc>
          <w:tcPr>
            <w:tcW w:w="1240" w:type="dxa"/>
            <w:tcBorders>
              <w:top w:val="single" w:sz="4" w:space="0" w:color="auto"/>
              <w:left w:val="single" w:sz="4" w:space="0" w:color="auto"/>
              <w:bottom w:val="single" w:sz="4" w:space="0" w:color="auto"/>
              <w:right w:val="single" w:sz="4" w:space="0" w:color="auto"/>
            </w:tcBorders>
            <w:vAlign w:val="center"/>
          </w:tcPr>
          <w:p w14:paraId="3B3AEC7A" w14:textId="44A04722" w:rsidR="00481582"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398"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399" w:author="jumpei.miyoshi@acctim.co.jp" w:date="2026-03-11T14:35:00Z" w16du:dateUtc="2026-03-11T05:35:00Z">
                  <w:rPr>
                    <w:rFonts w:ascii="ＭＳ 明朝" w:eastAsia="ＭＳ 明朝" w:hAnsi="ＭＳ 明朝" w:cs="ＭＳ 明朝" w:hint="eastAsia"/>
                    <w:color w:val="000000"/>
                    <w:sz w:val="14"/>
                    <w:szCs w:val="14"/>
                  </w:rPr>
                </w:rPrChange>
              </w:rPr>
              <w:t>なし</w:t>
            </w:r>
          </w:p>
        </w:tc>
        <w:tc>
          <w:tcPr>
            <w:tcW w:w="1240" w:type="dxa"/>
            <w:tcBorders>
              <w:top w:val="single" w:sz="4" w:space="0" w:color="auto"/>
              <w:left w:val="single" w:sz="4" w:space="0" w:color="auto"/>
              <w:bottom w:val="single" w:sz="4" w:space="0" w:color="auto"/>
              <w:right w:val="single" w:sz="4" w:space="0" w:color="auto"/>
            </w:tcBorders>
            <w:vAlign w:val="center"/>
          </w:tcPr>
          <w:p w14:paraId="5E8EE055" w14:textId="1927F19F" w:rsidR="00481582" w:rsidRPr="008369A4" w:rsidRDefault="00E1112F" w:rsidP="006969A5">
            <w:pPr>
              <w:pBdr>
                <w:top w:val="nil"/>
                <w:left w:val="nil"/>
                <w:bottom w:val="nil"/>
                <w:right w:val="nil"/>
                <w:between w:val="nil"/>
              </w:pBdr>
              <w:spacing w:line="276" w:lineRule="auto"/>
              <w:jc w:val="left"/>
              <w:rPr>
                <w:rFonts w:ascii="ＭＳ 明朝" w:eastAsia="ＭＳ 明朝" w:hAnsi="ＭＳ 明朝" w:cs="ＭＳ 明朝"/>
                <w:color w:val="000000"/>
                <w:sz w:val="14"/>
                <w:szCs w:val="14"/>
                <w:highlight w:val="yellow"/>
                <w:rPrChange w:id="400"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401" w:author="jumpei.miyoshi@acctim.co.jp" w:date="2026-03-11T14:35:00Z" w16du:dateUtc="2026-03-11T05:35:00Z">
                  <w:rPr>
                    <w:rFonts w:ascii="ＭＳ 明朝" w:eastAsia="ＭＳ 明朝" w:hAnsi="ＭＳ 明朝" w:cs="ＭＳ 明朝" w:hint="eastAsia"/>
                    <w:color w:val="000000"/>
                    <w:sz w:val="14"/>
                    <w:szCs w:val="14"/>
                  </w:rPr>
                </w:rPrChange>
              </w:rPr>
              <w:t>工事等の発注</w:t>
            </w:r>
          </w:p>
        </w:tc>
        <w:tc>
          <w:tcPr>
            <w:tcW w:w="1240" w:type="dxa"/>
            <w:tcBorders>
              <w:top w:val="single" w:sz="4" w:space="0" w:color="000000"/>
              <w:left w:val="single" w:sz="4" w:space="0" w:color="auto"/>
              <w:bottom w:val="single" w:sz="4" w:space="0" w:color="000000"/>
              <w:right w:val="single" w:sz="4" w:space="0" w:color="000000"/>
            </w:tcBorders>
            <w:vAlign w:val="center"/>
          </w:tcPr>
          <w:p w14:paraId="2A40F8D1" w14:textId="1FBEC519" w:rsidR="00481582" w:rsidRPr="008369A4" w:rsidRDefault="00E1112F" w:rsidP="006969A5">
            <w:pPr>
              <w:widowControl/>
              <w:jc w:val="center"/>
              <w:rPr>
                <w:rFonts w:ascii="ＭＳ 明朝" w:eastAsia="ＭＳ 明朝" w:hAnsi="ＭＳ 明朝" w:cs="ＭＳ 明朝"/>
                <w:color w:val="000000"/>
                <w:sz w:val="14"/>
                <w:szCs w:val="14"/>
                <w:highlight w:val="yellow"/>
                <w:rPrChange w:id="402"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403" w:author="jumpei.miyoshi@acctim.co.jp" w:date="2026-03-11T14:35:00Z" w16du:dateUtc="2026-03-11T05:35:00Z">
                  <w:rPr>
                    <w:rFonts w:ascii="ＭＳ 明朝" w:eastAsia="ＭＳ 明朝" w:hAnsi="ＭＳ 明朝" w:cs="ＭＳ 明朝" w:hint="eastAsia"/>
                    <w:color w:val="000000"/>
                    <w:sz w:val="14"/>
                    <w:szCs w:val="14"/>
                  </w:rPr>
                </w:rPrChange>
              </w:rPr>
              <w:t>商品の購入</w:t>
            </w:r>
          </w:p>
        </w:tc>
        <w:tc>
          <w:tcPr>
            <w:tcW w:w="1240" w:type="dxa"/>
            <w:tcBorders>
              <w:top w:val="single" w:sz="4" w:space="0" w:color="000000"/>
              <w:left w:val="nil"/>
              <w:bottom w:val="single" w:sz="4" w:space="0" w:color="000000"/>
              <w:right w:val="single" w:sz="4" w:space="0" w:color="000000"/>
            </w:tcBorders>
            <w:vAlign w:val="center"/>
          </w:tcPr>
          <w:p w14:paraId="19963EE6" w14:textId="082B57F8" w:rsidR="00481582" w:rsidRPr="008369A4" w:rsidRDefault="00E1112F" w:rsidP="006969A5">
            <w:pPr>
              <w:widowControl/>
              <w:jc w:val="right"/>
              <w:rPr>
                <w:rFonts w:ascii="ＭＳ 明朝" w:eastAsia="ＭＳ 明朝" w:hAnsi="ＭＳ 明朝" w:cs="ＭＳ 明朝"/>
                <w:color w:val="000000"/>
                <w:sz w:val="14"/>
                <w:szCs w:val="14"/>
                <w:highlight w:val="yellow"/>
                <w:rPrChange w:id="404" w:author="jumpei.miyoshi@acctim.co.jp" w:date="2026-03-11T14:35:00Z" w16du:dateUtc="2026-03-11T05:35:00Z">
                  <w:rPr>
                    <w:rFonts w:ascii="ＭＳ 明朝" w:eastAsia="ＭＳ 明朝" w:hAnsi="ＭＳ 明朝" w:cs="ＭＳ 明朝"/>
                    <w:color w:val="000000"/>
                    <w:sz w:val="14"/>
                    <w:szCs w:val="14"/>
                  </w:rPr>
                </w:rPrChange>
              </w:rPr>
            </w:pPr>
            <w:del w:id="405" w:author="三好 隼平" w:date="2026-03-10T16:43:00Z" w16du:dateUtc="2026-03-10T07:43:00Z">
              <w:r w:rsidRPr="008369A4" w:rsidDel="004B4C34">
                <w:rPr>
                  <w:rFonts w:ascii="ＭＳ 明朝" w:eastAsia="ＭＳ 明朝" w:hAnsi="ＭＳ 明朝" w:cs="ＭＳ 明朝"/>
                  <w:color w:val="000000"/>
                  <w:sz w:val="14"/>
                  <w:szCs w:val="14"/>
                  <w:highlight w:val="yellow"/>
                  <w:rPrChange w:id="406" w:author="jumpei.miyoshi@acctim.co.jp" w:date="2026-03-11T14:35:00Z" w16du:dateUtc="2026-03-11T05:35:00Z">
                    <w:rPr>
                      <w:rFonts w:ascii="ＭＳ 明朝" w:eastAsia="ＭＳ 明朝" w:hAnsi="ＭＳ 明朝" w:cs="ＭＳ 明朝"/>
                      <w:color w:val="000000"/>
                      <w:sz w:val="14"/>
                      <w:szCs w:val="14"/>
                    </w:rPr>
                  </w:rPrChange>
                </w:rPr>
                <w:delText>3,953,839</w:delText>
              </w:r>
            </w:del>
            <w:ins w:id="407" w:author="三好 隼平" w:date="2026-03-10T16:43:00Z" w16du:dateUtc="2026-03-10T07:43:00Z">
              <w:r w:rsidR="004B4C34" w:rsidRPr="008369A4">
                <w:rPr>
                  <w:rFonts w:ascii="ＭＳ 明朝" w:eastAsia="ＭＳ 明朝" w:hAnsi="ＭＳ 明朝" w:cs="ＭＳ 明朝"/>
                  <w:color w:val="000000"/>
                  <w:sz w:val="14"/>
                  <w:szCs w:val="14"/>
                  <w:highlight w:val="yellow"/>
                </w:rPr>
                <w:t>3,327,387</w:t>
              </w:r>
            </w:ins>
          </w:p>
        </w:tc>
        <w:tc>
          <w:tcPr>
            <w:tcW w:w="1240" w:type="dxa"/>
            <w:tcBorders>
              <w:top w:val="single" w:sz="4" w:space="0" w:color="000000"/>
              <w:left w:val="single" w:sz="4" w:space="0" w:color="000000"/>
              <w:bottom w:val="single" w:sz="4" w:space="0" w:color="000000"/>
              <w:right w:val="single" w:sz="4" w:space="0" w:color="000000"/>
            </w:tcBorders>
            <w:vAlign w:val="center"/>
          </w:tcPr>
          <w:p w14:paraId="33F7B048" w14:textId="3097B30F" w:rsidR="00481582" w:rsidRPr="008369A4" w:rsidRDefault="00CA3C16" w:rsidP="006969A5">
            <w:pPr>
              <w:widowControl/>
              <w:jc w:val="center"/>
              <w:rPr>
                <w:rFonts w:ascii="ＭＳ 明朝" w:eastAsia="ＭＳ 明朝" w:hAnsi="ＭＳ 明朝" w:cs="ＭＳ 明朝"/>
                <w:color w:val="000000"/>
                <w:sz w:val="14"/>
                <w:szCs w:val="14"/>
                <w:highlight w:val="yellow"/>
                <w:rPrChange w:id="408" w:author="jumpei.miyoshi@acctim.co.jp" w:date="2026-03-11T14:35:00Z" w16du:dateUtc="2026-03-11T05:35:00Z">
                  <w:rPr>
                    <w:rFonts w:ascii="ＭＳ 明朝" w:eastAsia="ＭＳ 明朝" w:hAnsi="ＭＳ 明朝" w:cs="ＭＳ 明朝"/>
                    <w:color w:val="000000"/>
                    <w:sz w:val="14"/>
                    <w:szCs w:val="14"/>
                  </w:rPr>
                </w:rPrChange>
              </w:rPr>
            </w:pPr>
            <w:ins w:id="409" w:author="三好 隼平" w:date="2026-03-10T16:42:00Z" w16du:dateUtc="2026-03-10T07:42:00Z">
              <w:r w:rsidRPr="008369A4">
                <w:rPr>
                  <w:rFonts w:ascii="ＭＳ 明朝" w:eastAsia="ＭＳ 明朝" w:hAnsi="ＭＳ 明朝" w:cs="ＭＳ 明朝" w:hint="eastAsia"/>
                  <w:color w:val="000000"/>
                  <w:sz w:val="14"/>
                  <w:szCs w:val="14"/>
                  <w:highlight w:val="yellow"/>
                </w:rPr>
                <w:t>仕掛品</w:t>
              </w:r>
            </w:ins>
            <w:del w:id="410" w:author="三好 隼平" w:date="2026-03-10T16:42:00Z" w16du:dateUtc="2026-03-10T07:42:00Z">
              <w:r w:rsidR="00E1112F" w:rsidRPr="008369A4" w:rsidDel="00CA3C16">
                <w:rPr>
                  <w:rFonts w:ascii="ＭＳ 明朝" w:eastAsia="ＭＳ 明朝" w:hAnsi="ＭＳ 明朝" w:cs="ＭＳ 明朝" w:hint="eastAsia"/>
                  <w:color w:val="000000"/>
                  <w:sz w:val="14"/>
                  <w:szCs w:val="14"/>
                  <w:highlight w:val="yellow"/>
                  <w:rPrChange w:id="411" w:author="jumpei.miyoshi@acctim.co.jp" w:date="2026-03-11T14:35:00Z" w16du:dateUtc="2026-03-11T05:35:00Z">
                    <w:rPr>
                      <w:rFonts w:ascii="ＭＳ 明朝" w:eastAsia="ＭＳ 明朝" w:hAnsi="ＭＳ 明朝" w:cs="ＭＳ 明朝" w:hint="eastAsia"/>
                      <w:color w:val="000000"/>
                      <w:sz w:val="14"/>
                      <w:szCs w:val="14"/>
                    </w:rPr>
                  </w:rPrChange>
                </w:rPr>
                <w:delText>―</w:delText>
              </w:r>
            </w:del>
          </w:p>
        </w:tc>
        <w:tc>
          <w:tcPr>
            <w:tcW w:w="1240" w:type="dxa"/>
            <w:tcBorders>
              <w:top w:val="single" w:sz="4" w:space="0" w:color="000000"/>
              <w:left w:val="single" w:sz="4" w:space="0" w:color="000000"/>
              <w:bottom w:val="single" w:sz="4" w:space="0" w:color="000000"/>
              <w:right w:val="single" w:sz="4" w:space="0" w:color="000000"/>
            </w:tcBorders>
            <w:vAlign w:val="center"/>
          </w:tcPr>
          <w:p w14:paraId="403292DF" w14:textId="5DE8AE6A" w:rsidR="00481582" w:rsidRPr="008369A4" w:rsidRDefault="00E1112F" w:rsidP="006969A5">
            <w:pPr>
              <w:widowControl/>
              <w:jc w:val="right"/>
              <w:rPr>
                <w:rFonts w:ascii="ＭＳ 明朝" w:eastAsia="ＭＳ 明朝" w:hAnsi="ＭＳ 明朝" w:cs="ＭＳ 明朝"/>
                <w:color w:val="000000"/>
                <w:sz w:val="14"/>
                <w:szCs w:val="14"/>
                <w:highlight w:val="yellow"/>
                <w:rPrChange w:id="412" w:author="jumpei.miyoshi@acctim.co.jp" w:date="2026-03-11T14:35:00Z" w16du:dateUtc="2026-03-11T05:35:00Z">
                  <w:rPr>
                    <w:rFonts w:ascii="ＭＳ 明朝" w:eastAsia="ＭＳ 明朝" w:hAnsi="ＭＳ 明朝" w:cs="ＭＳ 明朝"/>
                    <w:color w:val="000000"/>
                    <w:sz w:val="14"/>
                    <w:szCs w:val="14"/>
                  </w:rPr>
                </w:rPrChange>
              </w:rPr>
            </w:pPr>
            <w:del w:id="413" w:author="三好 隼平" w:date="2026-03-10T16:43:00Z" w16du:dateUtc="2026-03-10T07:43:00Z">
              <w:r w:rsidRPr="008369A4" w:rsidDel="00CA3C16">
                <w:rPr>
                  <w:rFonts w:ascii="ＭＳ 明朝" w:eastAsia="ＭＳ 明朝" w:hAnsi="ＭＳ 明朝" w:cs="ＭＳ 明朝" w:hint="eastAsia"/>
                  <w:color w:val="000000"/>
                  <w:sz w:val="14"/>
                  <w:szCs w:val="14"/>
                  <w:highlight w:val="yellow"/>
                  <w:rPrChange w:id="414" w:author="jumpei.miyoshi@acctim.co.jp" w:date="2026-03-11T14:35:00Z" w16du:dateUtc="2026-03-11T05:35:00Z">
                    <w:rPr>
                      <w:rFonts w:ascii="ＭＳ 明朝" w:eastAsia="ＭＳ 明朝" w:hAnsi="ＭＳ 明朝" w:cs="ＭＳ 明朝" w:hint="eastAsia"/>
                      <w:color w:val="000000"/>
                      <w:sz w:val="14"/>
                      <w:szCs w:val="14"/>
                    </w:rPr>
                  </w:rPrChange>
                </w:rPr>
                <w:delText>―</w:delText>
              </w:r>
            </w:del>
            <w:ins w:id="415" w:author="三好 隼平" w:date="2026-03-10T16:43:00Z" w16du:dateUtc="2026-03-10T07:43:00Z">
              <w:r w:rsidR="00CA3C16" w:rsidRPr="008369A4">
                <w:rPr>
                  <w:rFonts w:ascii="ＭＳ 明朝" w:eastAsia="ＭＳ 明朝" w:hAnsi="ＭＳ 明朝" w:cs="ＭＳ 明朝"/>
                  <w:color w:val="000000"/>
                  <w:sz w:val="14"/>
                  <w:szCs w:val="14"/>
                  <w:highlight w:val="yellow"/>
                </w:rPr>
                <w:t>494,000</w:t>
              </w:r>
            </w:ins>
          </w:p>
        </w:tc>
      </w:tr>
      <w:tr w:rsidR="00175765" w:rsidRPr="008369A4" w14:paraId="3AD8E97D" w14:textId="77777777" w:rsidTr="00CD59A6">
        <w:trPr>
          <w:trHeight w:val="270"/>
          <w:ins w:id="416" w:author="三好 隼平" w:date="2026-03-10T17:46:00Z"/>
        </w:trPr>
        <w:tc>
          <w:tcPr>
            <w:tcW w:w="1240" w:type="dxa"/>
            <w:tcBorders>
              <w:top w:val="single" w:sz="4" w:space="0" w:color="auto"/>
              <w:left w:val="single" w:sz="4" w:space="0" w:color="auto"/>
              <w:bottom w:val="single" w:sz="4" w:space="0" w:color="auto"/>
              <w:right w:val="single" w:sz="4" w:space="0" w:color="auto"/>
            </w:tcBorders>
            <w:vAlign w:val="center"/>
          </w:tcPr>
          <w:p w14:paraId="67F66D97" w14:textId="71C493B1" w:rsidR="00175765" w:rsidRPr="008369A4" w:rsidRDefault="00175765" w:rsidP="00175765">
            <w:pPr>
              <w:pBdr>
                <w:top w:val="nil"/>
                <w:left w:val="nil"/>
                <w:bottom w:val="nil"/>
                <w:right w:val="nil"/>
                <w:between w:val="nil"/>
              </w:pBdr>
              <w:spacing w:line="276" w:lineRule="auto"/>
              <w:jc w:val="left"/>
              <w:rPr>
                <w:ins w:id="417" w:author="三好 隼平" w:date="2026-03-10T17:46:00Z" w16du:dateUtc="2026-03-10T08:46:00Z"/>
                <w:rFonts w:ascii="ＭＳ 明朝" w:eastAsia="ＭＳ 明朝" w:hAnsi="ＭＳ 明朝" w:cs="ＭＳ 明朝"/>
                <w:color w:val="000000"/>
                <w:sz w:val="14"/>
                <w:szCs w:val="14"/>
                <w:highlight w:val="yellow"/>
                <w:rPrChange w:id="418" w:author="jumpei.miyoshi@acctim.co.jp" w:date="2026-03-11T14:35:00Z" w16du:dateUtc="2026-03-11T05:35:00Z">
                  <w:rPr>
                    <w:ins w:id="419" w:author="三好 隼平" w:date="2026-03-10T17:46:00Z" w16du:dateUtc="2026-03-10T08:46:00Z"/>
                    <w:rFonts w:ascii="ＭＳ 明朝" w:eastAsia="ＭＳ 明朝" w:hAnsi="ＭＳ 明朝" w:cs="ＭＳ 明朝"/>
                    <w:color w:val="000000"/>
                    <w:sz w:val="14"/>
                    <w:szCs w:val="14"/>
                  </w:rPr>
                </w:rPrChange>
              </w:rPr>
            </w:pPr>
            <w:ins w:id="420" w:author="三好 隼平" w:date="2026-03-10T17:47:00Z" w16du:dateUtc="2026-03-10T08:47:00Z">
              <w:r w:rsidRPr="008369A4">
                <w:rPr>
                  <w:rFonts w:ascii="ＭＳ 明朝" w:eastAsia="ＭＳ 明朝" w:hAnsi="ＭＳ 明朝" w:cs="ＭＳ 明朝" w:hint="eastAsia"/>
                  <w:color w:val="000000"/>
                  <w:sz w:val="14"/>
                  <w:szCs w:val="14"/>
                  <w:highlight w:val="yellow"/>
                  <w:rPrChange w:id="421" w:author="jumpei.miyoshi@acctim.co.jp" w:date="2026-03-11T14:35:00Z" w16du:dateUtc="2026-03-11T05:35:00Z">
                    <w:rPr>
                      <w:rFonts w:ascii="ＭＳ 明朝" w:eastAsia="ＭＳ 明朝" w:hAnsi="ＭＳ 明朝" w:cs="ＭＳ 明朝" w:hint="eastAsia"/>
                      <w:color w:val="000000"/>
                      <w:sz w:val="14"/>
                      <w:szCs w:val="14"/>
                    </w:rPr>
                  </w:rPrChange>
                </w:rPr>
                <w:t>役員及びその近親者が議決権の過半数を所有している会社</w:t>
              </w:r>
            </w:ins>
          </w:p>
        </w:tc>
        <w:tc>
          <w:tcPr>
            <w:tcW w:w="1240" w:type="dxa"/>
            <w:tcBorders>
              <w:top w:val="single" w:sz="4" w:space="0" w:color="auto"/>
              <w:left w:val="single" w:sz="4" w:space="0" w:color="auto"/>
              <w:bottom w:val="single" w:sz="4" w:space="0" w:color="auto"/>
              <w:right w:val="single" w:sz="4" w:space="0" w:color="auto"/>
            </w:tcBorders>
            <w:vAlign w:val="center"/>
          </w:tcPr>
          <w:p w14:paraId="6F44DC8B" w14:textId="77777777" w:rsidR="00175765" w:rsidRPr="008369A4" w:rsidRDefault="00175765" w:rsidP="00175765">
            <w:pPr>
              <w:pBdr>
                <w:top w:val="nil"/>
                <w:left w:val="nil"/>
                <w:bottom w:val="nil"/>
                <w:right w:val="nil"/>
                <w:between w:val="nil"/>
              </w:pBdr>
              <w:spacing w:line="276" w:lineRule="auto"/>
              <w:jc w:val="left"/>
              <w:rPr>
                <w:ins w:id="422" w:author="三好 隼平" w:date="2026-03-10T17:46:00Z" w16du:dateUtc="2026-03-10T08:46:00Z"/>
                <w:rFonts w:ascii="ＭＳ 明朝" w:eastAsia="ＭＳ 明朝" w:hAnsi="ＭＳ 明朝" w:cs="ＭＳ 明朝"/>
                <w:color w:val="000000"/>
                <w:sz w:val="14"/>
                <w:szCs w:val="14"/>
                <w:highlight w:val="yellow"/>
                <w:rPrChange w:id="423" w:author="jumpei.miyoshi@acctim.co.jp" w:date="2026-03-11T14:35:00Z" w16du:dateUtc="2026-03-11T05:35:00Z">
                  <w:rPr>
                    <w:ins w:id="424" w:author="三好 隼平" w:date="2026-03-10T17:46:00Z" w16du:dateUtc="2026-03-10T08:46:00Z"/>
                    <w:rFonts w:ascii="ＭＳ 明朝" w:eastAsia="ＭＳ 明朝" w:hAnsi="ＭＳ 明朝" w:cs="ＭＳ 明朝"/>
                    <w:color w:val="000000"/>
                    <w:sz w:val="14"/>
                    <w:szCs w:val="14"/>
                  </w:rPr>
                </w:rPrChange>
              </w:rPr>
            </w:pPr>
            <w:ins w:id="425" w:author="三好 隼平" w:date="2026-03-10T17:46:00Z" w16du:dateUtc="2026-03-10T08:46:00Z">
              <w:r w:rsidRPr="008369A4">
                <w:rPr>
                  <w:rFonts w:ascii="ＭＳ 明朝" w:eastAsia="ＭＳ 明朝" w:hAnsi="ＭＳ 明朝" w:cs="ＭＳ 明朝" w:hint="eastAsia"/>
                  <w:color w:val="000000"/>
                  <w:sz w:val="14"/>
                  <w:szCs w:val="14"/>
                  <w:highlight w:val="yellow"/>
                  <w:rPrChange w:id="426" w:author="jumpei.miyoshi@acctim.co.jp" w:date="2026-03-11T14:35:00Z" w16du:dateUtc="2026-03-11T05:35:00Z">
                    <w:rPr>
                      <w:rFonts w:ascii="ＭＳ 明朝" w:eastAsia="ＭＳ 明朝" w:hAnsi="ＭＳ 明朝" w:cs="ＭＳ 明朝" w:hint="eastAsia"/>
                      <w:color w:val="000000"/>
                      <w:sz w:val="14"/>
                      <w:szCs w:val="14"/>
                    </w:rPr>
                  </w:rPrChange>
                </w:rPr>
                <w:t>株式会社</w:t>
              </w:r>
            </w:ins>
          </w:p>
          <w:p w14:paraId="73D715A4" w14:textId="566DE2CC" w:rsidR="00175765" w:rsidRPr="008369A4" w:rsidRDefault="00175765" w:rsidP="00175765">
            <w:pPr>
              <w:pBdr>
                <w:top w:val="nil"/>
                <w:left w:val="nil"/>
                <w:bottom w:val="nil"/>
                <w:right w:val="nil"/>
                <w:between w:val="nil"/>
              </w:pBdr>
              <w:spacing w:line="276" w:lineRule="auto"/>
              <w:jc w:val="left"/>
              <w:rPr>
                <w:ins w:id="427" w:author="三好 隼平" w:date="2026-03-10T17:46:00Z" w16du:dateUtc="2026-03-10T08:46:00Z"/>
                <w:rFonts w:ascii="ＭＳ 明朝" w:eastAsia="ＭＳ 明朝" w:hAnsi="ＭＳ 明朝" w:cs="ＭＳ 明朝"/>
                <w:color w:val="000000"/>
                <w:sz w:val="14"/>
                <w:szCs w:val="14"/>
                <w:highlight w:val="yellow"/>
                <w:rPrChange w:id="428" w:author="jumpei.miyoshi@acctim.co.jp" w:date="2026-03-11T14:35:00Z" w16du:dateUtc="2026-03-11T05:35:00Z">
                  <w:rPr>
                    <w:ins w:id="429" w:author="三好 隼平" w:date="2026-03-10T17:46:00Z" w16du:dateUtc="2026-03-10T08:46:00Z"/>
                    <w:rFonts w:ascii="ＭＳ 明朝" w:eastAsia="ＭＳ 明朝" w:hAnsi="ＭＳ 明朝" w:cs="ＭＳ 明朝"/>
                    <w:color w:val="000000"/>
                    <w:sz w:val="14"/>
                    <w:szCs w:val="14"/>
                  </w:rPr>
                </w:rPrChange>
              </w:rPr>
            </w:pPr>
            <w:ins w:id="430" w:author="三好 隼平" w:date="2026-03-10T17:46:00Z" w16du:dateUtc="2026-03-10T08:46:00Z">
              <w:r w:rsidRPr="008369A4">
                <w:rPr>
                  <w:rFonts w:ascii="ＭＳ 明朝" w:eastAsia="ＭＳ 明朝" w:hAnsi="ＭＳ 明朝" w:cs="ＭＳ 明朝"/>
                  <w:color w:val="000000"/>
                  <w:sz w:val="14"/>
                  <w:szCs w:val="14"/>
                  <w:highlight w:val="yellow"/>
                  <w:rPrChange w:id="431" w:author="jumpei.miyoshi@acctim.co.jp" w:date="2026-03-11T14:35:00Z" w16du:dateUtc="2026-03-11T05:35:00Z">
                    <w:rPr>
                      <w:rFonts w:ascii="ＭＳ 明朝" w:eastAsia="ＭＳ 明朝" w:hAnsi="ＭＳ 明朝" w:cs="ＭＳ 明朝"/>
                      <w:color w:val="000000"/>
                      <w:sz w:val="14"/>
                      <w:szCs w:val="14"/>
                    </w:rPr>
                  </w:rPrChange>
                </w:rPr>
                <w:t>E&amp;Yカンパニー</w:t>
              </w:r>
            </w:ins>
          </w:p>
        </w:tc>
        <w:tc>
          <w:tcPr>
            <w:tcW w:w="1240" w:type="dxa"/>
            <w:tcBorders>
              <w:top w:val="single" w:sz="4" w:space="0" w:color="auto"/>
              <w:left w:val="single" w:sz="4" w:space="0" w:color="auto"/>
              <w:bottom w:val="single" w:sz="4" w:space="0" w:color="auto"/>
              <w:right w:val="single" w:sz="4" w:space="0" w:color="auto"/>
            </w:tcBorders>
            <w:vAlign w:val="center"/>
          </w:tcPr>
          <w:p w14:paraId="1D6621FA" w14:textId="7AE4A41B" w:rsidR="00175765" w:rsidRPr="008369A4" w:rsidRDefault="00175765" w:rsidP="00175765">
            <w:pPr>
              <w:pBdr>
                <w:top w:val="nil"/>
                <w:left w:val="nil"/>
                <w:bottom w:val="nil"/>
                <w:right w:val="nil"/>
                <w:between w:val="nil"/>
              </w:pBdr>
              <w:spacing w:line="276" w:lineRule="auto"/>
              <w:jc w:val="left"/>
              <w:rPr>
                <w:ins w:id="432" w:author="三好 隼平" w:date="2026-03-10T17:46:00Z" w16du:dateUtc="2026-03-10T08:46:00Z"/>
                <w:rFonts w:ascii="ＭＳ 明朝" w:eastAsia="ＭＳ 明朝" w:hAnsi="ＭＳ 明朝" w:cs="ＭＳ 明朝"/>
                <w:color w:val="000000"/>
                <w:sz w:val="14"/>
                <w:szCs w:val="14"/>
                <w:highlight w:val="yellow"/>
                <w:rPrChange w:id="433" w:author="jumpei.miyoshi@acctim.co.jp" w:date="2026-03-11T14:35:00Z" w16du:dateUtc="2026-03-11T05:35:00Z">
                  <w:rPr>
                    <w:ins w:id="434" w:author="三好 隼平" w:date="2026-03-10T17:46:00Z" w16du:dateUtc="2026-03-10T08:46:00Z"/>
                    <w:rFonts w:ascii="ＭＳ 明朝" w:eastAsia="ＭＳ 明朝" w:hAnsi="ＭＳ 明朝" w:cs="ＭＳ 明朝"/>
                    <w:color w:val="000000"/>
                    <w:sz w:val="14"/>
                    <w:szCs w:val="14"/>
                  </w:rPr>
                </w:rPrChange>
              </w:rPr>
            </w:pPr>
            <w:ins w:id="435" w:author="三好 隼平" w:date="2026-03-10T17:46:00Z" w16du:dateUtc="2026-03-10T08:46:00Z">
              <w:r w:rsidRPr="008369A4">
                <w:rPr>
                  <w:rFonts w:ascii="ＭＳ 明朝" w:eastAsia="ＭＳ 明朝" w:hAnsi="ＭＳ 明朝" w:cs="ＭＳ 明朝" w:hint="eastAsia"/>
                  <w:color w:val="000000"/>
                  <w:sz w:val="14"/>
                  <w:szCs w:val="14"/>
                  <w:highlight w:val="yellow"/>
                  <w:rPrChange w:id="436" w:author="jumpei.miyoshi@acctim.co.jp" w:date="2026-03-11T14:35:00Z" w16du:dateUtc="2026-03-11T05:35:00Z">
                    <w:rPr>
                      <w:rFonts w:ascii="ＭＳ 明朝" w:eastAsia="ＭＳ 明朝" w:hAnsi="ＭＳ 明朝" w:cs="ＭＳ 明朝" w:hint="eastAsia"/>
                      <w:color w:val="000000"/>
                      <w:sz w:val="14"/>
                      <w:szCs w:val="14"/>
                    </w:rPr>
                  </w:rPrChange>
                </w:rPr>
                <w:t>なし</w:t>
              </w:r>
            </w:ins>
          </w:p>
        </w:tc>
        <w:tc>
          <w:tcPr>
            <w:tcW w:w="1240" w:type="dxa"/>
            <w:tcBorders>
              <w:top w:val="single" w:sz="4" w:space="0" w:color="auto"/>
              <w:left w:val="single" w:sz="4" w:space="0" w:color="auto"/>
              <w:bottom w:val="single" w:sz="4" w:space="0" w:color="auto"/>
              <w:right w:val="single" w:sz="4" w:space="0" w:color="auto"/>
            </w:tcBorders>
            <w:vAlign w:val="center"/>
          </w:tcPr>
          <w:p w14:paraId="72322EC9" w14:textId="3FDECEC4" w:rsidR="00175765" w:rsidRPr="008369A4" w:rsidRDefault="00175765" w:rsidP="00175765">
            <w:pPr>
              <w:pBdr>
                <w:top w:val="nil"/>
                <w:left w:val="nil"/>
                <w:bottom w:val="nil"/>
                <w:right w:val="nil"/>
                <w:between w:val="nil"/>
              </w:pBdr>
              <w:spacing w:line="276" w:lineRule="auto"/>
              <w:jc w:val="left"/>
              <w:rPr>
                <w:ins w:id="437" w:author="三好 隼平" w:date="2026-03-10T17:46:00Z" w16du:dateUtc="2026-03-10T08:46:00Z"/>
                <w:rFonts w:ascii="ＭＳ 明朝" w:eastAsia="ＭＳ 明朝" w:hAnsi="ＭＳ 明朝" w:cs="ＭＳ 明朝"/>
                <w:color w:val="000000"/>
                <w:sz w:val="14"/>
                <w:szCs w:val="14"/>
                <w:highlight w:val="yellow"/>
                <w:rPrChange w:id="438" w:author="jumpei.miyoshi@acctim.co.jp" w:date="2026-03-11T14:35:00Z" w16du:dateUtc="2026-03-11T05:35:00Z">
                  <w:rPr>
                    <w:ins w:id="439" w:author="三好 隼平" w:date="2026-03-10T17:46:00Z" w16du:dateUtc="2026-03-10T08:46:00Z"/>
                    <w:rFonts w:ascii="ＭＳ 明朝" w:eastAsia="ＭＳ 明朝" w:hAnsi="ＭＳ 明朝" w:cs="ＭＳ 明朝"/>
                    <w:color w:val="000000"/>
                    <w:sz w:val="14"/>
                    <w:szCs w:val="14"/>
                  </w:rPr>
                </w:rPrChange>
              </w:rPr>
            </w:pPr>
            <w:ins w:id="440" w:author="三好 隼平" w:date="2026-03-10T17:47:00Z" w16du:dateUtc="2026-03-10T08:47:00Z">
              <w:r w:rsidRPr="008369A4">
                <w:rPr>
                  <w:rFonts w:ascii="ＭＳ 明朝" w:eastAsia="ＭＳ 明朝" w:hAnsi="ＭＳ 明朝" w:cs="ＭＳ 明朝" w:hint="eastAsia"/>
                  <w:color w:val="000000"/>
                  <w:sz w:val="14"/>
                  <w:szCs w:val="14"/>
                  <w:highlight w:val="yellow"/>
                  <w:rPrChange w:id="441" w:author="jumpei.miyoshi@acctim.co.jp" w:date="2026-03-11T14:35:00Z" w16du:dateUtc="2026-03-11T05:35:00Z">
                    <w:rPr>
                      <w:rFonts w:ascii="ＭＳ 明朝" w:eastAsia="ＭＳ 明朝" w:hAnsi="ＭＳ 明朝" w:cs="ＭＳ 明朝" w:hint="eastAsia"/>
                      <w:color w:val="000000"/>
                      <w:sz w:val="14"/>
                      <w:szCs w:val="14"/>
                    </w:rPr>
                  </w:rPrChange>
                </w:rPr>
                <w:t>工事等の発注</w:t>
              </w:r>
            </w:ins>
          </w:p>
        </w:tc>
        <w:tc>
          <w:tcPr>
            <w:tcW w:w="1240" w:type="dxa"/>
            <w:tcBorders>
              <w:top w:val="single" w:sz="4" w:space="0" w:color="000000"/>
              <w:left w:val="single" w:sz="4" w:space="0" w:color="auto"/>
              <w:bottom w:val="single" w:sz="4" w:space="0" w:color="000000"/>
              <w:right w:val="single" w:sz="4" w:space="0" w:color="000000"/>
            </w:tcBorders>
            <w:vAlign w:val="center"/>
          </w:tcPr>
          <w:p w14:paraId="0A39D35A" w14:textId="61AF15B6" w:rsidR="00175765" w:rsidRPr="008369A4" w:rsidRDefault="00175765" w:rsidP="00175765">
            <w:pPr>
              <w:widowControl/>
              <w:jc w:val="center"/>
              <w:rPr>
                <w:ins w:id="442" w:author="三好 隼平" w:date="2026-03-10T17:46:00Z" w16du:dateUtc="2026-03-10T08:46:00Z"/>
                <w:rFonts w:ascii="ＭＳ 明朝" w:eastAsia="ＭＳ 明朝" w:hAnsi="ＭＳ 明朝" w:cs="ＭＳ 明朝"/>
                <w:color w:val="000000"/>
                <w:sz w:val="14"/>
                <w:szCs w:val="14"/>
                <w:highlight w:val="yellow"/>
                <w:rPrChange w:id="443" w:author="jumpei.miyoshi@acctim.co.jp" w:date="2026-03-11T14:35:00Z" w16du:dateUtc="2026-03-11T05:35:00Z">
                  <w:rPr>
                    <w:ins w:id="444" w:author="三好 隼平" w:date="2026-03-10T17:46:00Z" w16du:dateUtc="2026-03-10T08:46:00Z"/>
                    <w:rFonts w:ascii="ＭＳ 明朝" w:eastAsia="ＭＳ 明朝" w:hAnsi="ＭＳ 明朝" w:cs="ＭＳ 明朝"/>
                    <w:color w:val="000000"/>
                    <w:sz w:val="14"/>
                    <w:szCs w:val="14"/>
                  </w:rPr>
                </w:rPrChange>
              </w:rPr>
            </w:pPr>
            <w:ins w:id="445" w:author="三好 隼平" w:date="2026-03-10T17:47:00Z" w16du:dateUtc="2026-03-10T08:47:00Z">
              <w:r w:rsidRPr="008369A4">
                <w:rPr>
                  <w:rFonts w:ascii="ＭＳ 明朝" w:eastAsia="ＭＳ 明朝" w:hAnsi="ＭＳ 明朝" w:cs="ＭＳ 明朝" w:hint="eastAsia"/>
                  <w:color w:val="000000"/>
                  <w:sz w:val="14"/>
                  <w:szCs w:val="14"/>
                  <w:highlight w:val="yellow"/>
                  <w:rPrChange w:id="446" w:author="jumpei.miyoshi@acctim.co.jp" w:date="2026-03-11T14:35:00Z" w16du:dateUtc="2026-03-11T05:35:00Z">
                    <w:rPr>
                      <w:rFonts w:ascii="ＭＳ 明朝" w:eastAsia="ＭＳ 明朝" w:hAnsi="ＭＳ 明朝" w:cs="ＭＳ 明朝" w:hint="eastAsia"/>
                      <w:color w:val="000000"/>
                      <w:sz w:val="14"/>
                      <w:szCs w:val="14"/>
                    </w:rPr>
                  </w:rPrChange>
                </w:rPr>
                <w:t>商品の購入</w:t>
              </w:r>
            </w:ins>
          </w:p>
        </w:tc>
        <w:tc>
          <w:tcPr>
            <w:tcW w:w="1240" w:type="dxa"/>
            <w:tcBorders>
              <w:top w:val="single" w:sz="4" w:space="0" w:color="000000"/>
              <w:left w:val="nil"/>
              <w:bottom w:val="single" w:sz="4" w:space="0" w:color="000000"/>
              <w:right w:val="single" w:sz="4" w:space="0" w:color="000000"/>
            </w:tcBorders>
            <w:vAlign w:val="center"/>
          </w:tcPr>
          <w:p w14:paraId="676DE0C3" w14:textId="7B4EAD2E" w:rsidR="00175765" w:rsidRPr="008369A4" w:rsidDel="004B4C34" w:rsidRDefault="00487A32" w:rsidP="00175765">
            <w:pPr>
              <w:widowControl/>
              <w:jc w:val="right"/>
              <w:rPr>
                <w:ins w:id="447" w:author="三好 隼平" w:date="2026-03-10T17:46:00Z" w16du:dateUtc="2026-03-10T08:46:00Z"/>
                <w:rFonts w:ascii="ＭＳ 明朝" w:eastAsia="ＭＳ 明朝" w:hAnsi="ＭＳ 明朝" w:cs="ＭＳ 明朝"/>
                <w:color w:val="000000"/>
                <w:sz w:val="14"/>
                <w:szCs w:val="14"/>
                <w:highlight w:val="yellow"/>
                <w:rPrChange w:id="448" w:author="jumpei.miyoshi@acctim.co.jp" w:date="2026-03-11T14:35:00Z" w16du:dateUtc="2026-03-11T05:35:00Z">
                  <w:rPr>
                    <w:ins w:id="449" w:author="三好 隼平" w:date="2026-03-10T17:46:00Z" w16du:dateUtc="2026-03-10T08:46:00Z"/>
                    <w:rFonts w:ascii="ＭＳ 明朝" w:eastAsia="ＭＳ 明朝" w:hAnsi="ＭＳ 明朝" w:cs="ＭＳ 明朝"/>
                    <w:color w:val="000000"/>
                    <w:sz w:val="14"/>
                    <w:szCs w:val="14"/>
                  </w:rPr>
                </w:rPrChange>
              </w:rPr>
            </w:pPr>
            <w:ins w:id="450" w:author="三好 隼平" w:date="2026-03-10T17:48:00Z" w16du:dateUtc="2026-03-10T08:48:00Z">
              <w:r w:rsidRPr="008369A4">
                <w:rPr>
                  <w:rFonts w:ascii="ＭＳ 明朝" w:eastAsia="ＭＳ 明朝" w:hAnsi="ＭＳ 明朝" w:cs="ＭＳ 明朝"/>
                  <w:color w:val="000000"/>
                  <w:sz w:val="14"/>
                  <w:szCs w:val="14"/>
                  <w:highlight w:val="yellow"/>
                  <w:rPrChange w:id="451" w:author="jumpei.miyoshi@acctim.co.jp" w:date="2026-03-11T14:35:00Z" w16du:dateUtc="2026-03-11T05:35:00Z">
                    <w:rPr>
                      <w:rFonts w:ascii="ＭＳ 明朝" w:eastAsia="ＭＳ 明朝" w:hAnsi="ＭＳ 明朝" w:cs="ＭＳ 明朝"/>
                      <w:color w:val="000000"/>
                      <w:sz w:val="14"/>
                      <w:szCs w:val="14"/>
                    </w:rPr>
                  </w:rPrChange>
                </w:rPr>
                <w:t>10,561,663</w:t>
              </w:r>
            </w:ins>
          </w:p>
        </w:tc>
        <w:tc>
          <w:tcPr>
            <w:tcW w:w="1240" w:type="dxa"/>
            <w:tcBorders>
              <w:top w:val="single" w:sz="4" w:space="0" w:color="000000"/>
              <w:left w:val="single" w:sz="4" w:space="0" w:color="000000"/>
              <w:bottom w:val="single" w:sz="4" w:space="0" w:color="000000"/>
              <w:right w:val="single" w:sz="4" w:space="0" w:color="000000"/>
            </w:tcBorders>
            <w:vAlign w:val="center"/>
          </w:tcPr>
          <w:p w14:paraId="7D547419" w14:textId="2305AB61" w:rsidR="00175765" w:rsidRPr="008369A4" w:rsidRDefault="00175765" w:rsidP="00175765">
            <w:pPr>
              <w:widowControl/>
              <w:jc w:val="center"/>
              <w:rPr>
                <w:ins w:id="452" w:author="三好 隼平" w:date="2026-03-10T17:46:00Z" w16du:dateUtc="2026-03-10T08:46:00Z"/>
                <w:rFonts w:ascii="ＭＳ 明朝" w:eastAsia="ＭＳ 明朝" w:hAnsi="ＭＳ 明朝" w:cs="ＭＳ 明朝"/>
                <w:color w:val="000000"/>
                <w:sz w:val="14"/>
                <w:szCs w:val="14"/>
                <w:highlight w:val="yellow"/>
                <w:rPrChange w:id="453" w:author="jumpei.miyoshi@acctim.co.jp" w:date="2026-03-11T14:35:00Z" w16du:dateUtc="2026-03-11T05:35:00Z">
                  <w:rPr>
                    <w:ins w:id="454" w:author="三好 隼平" w:date="2026-03-10T17:46:00Z" w16du:dateUtc="2026-03-10T08:46:00Z"/>
                    <w:rFonts w:ascii="ＭＳ 明朝" w:eastAsia="ＭＳ 明朝" w:hAnsi="ＭＳ 明朝" w:cs="ＭＳ 明朝"/>
                    <w:color w:val="000000"/>
                    <w:sz w:val="14"/>
                    <w:szCs w:val="14"/>
                  </w:rPr>
                </w:rPrChange>
              </w:rPr>
            </w:pPr>
          </w:p>
        </w:tc>
        <w:tc>
          <w:tcPr>
            <w:tcW w:w="1240" w:type="dxa"/>
            <w:tcBorders>
              <w:top w:val="single" w:sz="4" w:space="0" w:color="000000"/>
              <w:left w:val="single" w:sz="4" w:space="0" w:color="000000"/>
              <w:bottom w:val="single" w:sz="4" w:space="0" w:color="000000"/>
              <w:right w:val="single" w:sz="4" w:space="0" w:color="000000"/>
            </w:tcBorders>
            <w:vAlign w:val="center"/>
          </w:tcPr>
          <w:p w14:paraId="2BF6EC6D" w14:textId="04C56022" w:rsidR="00175765" w:rsidRPr="008369A4" w:rsidDel="00CA3C16" w:rsidRDefault="00175765" w:rsidP="00175765">
            <w:pPr>
              <w:widowControl/>
              <w:jc w:val="right"/>
              <w:rPr>
                <w:ins w:id="455" w:author="三好 隼平" w:date="2026-03-10T17:46:00Z" w16du:dateUtc="2026-03-10T08:46:00Z"/>
                <w:rFonts w:ascii="ＭＳ 明朝" w:eastAsia="ＭＳ 明朝" w:hAnsi="ＭＳ 明朝" w:cs="ＭＳ 明朝"/>
                <w:color w:val="000000"/>
                <w:sz w:val="14"/>
                <w:szCs w:val="14"/>
                <w:highlight w:val="yellow"/>
                <w:rPrChange w:id="456" w:author="jumpei.miyoshi@acctim.co.jp" w:date="2026-03-11T14:35:00Z" w16du:dateUtc="2026-03-11T05:35:00Z">
                  <w:rPr>
                    <w:ins w:id="457" w:author="三好 隼平" w:date="2026-03-10T17:46:00Z" w16du:dateUtc="2026-03-10T08:46:00Z"/>
                    <w:rFonts w:ascii="ＭＳ 明朝" w:eastAsia="ＭＳ 明朝" w:hAnsi="ＭＳ 明朝" w:cs="ＭＳ 明朝"/>
                    <w:color w:val="000000"/>
                    <w:sz w:val="14"/>
                    <w:szCs w:val="14"/>
                  </w:rPr>
                </w:rPrChange>
              </w:rPr>
            </w:pPr>
          </w:p>
        </w:tc>
      </w:tr>
    </w:tbl>
    <w:p w14:paraId="07611171" w14:textId="77777777" w:rsidR="008C05A8" w:rsidRPr="008369A4" w:rsidRDefault="008C05A8" w:rsidP="008C05A8">
      <w:pPr>
        <w:autoSpaceDE w:val="0"/>
        <w:autoSpaceDN w:val="0"/>
        <w:adjustRightInd w:val="0"/>
        <w:snapToGrid w:val="0"/>
        <w:spacing w:line="360" w:lineRule="exact"/>
        <w:ind w:firstLineChars="100" w:firstLine="210"/>
        <w:rPr>
          <w:rFonts w:ascii="ＭＳ 明朝" w:eastAsia="ＭＳ 明朝" w:hAnsi="ＭＳ 明朝" w:cs="Times New Roman"/>
          <w:szCs w:val="20"/>
          <w:highlight w:val="yellow"/>
          <w:rPrChange w:id="458" w:author="jumpei.miyoshi@acctim.co.jp" w:date="2026-03-11T14:35:00Z" w16du:dateUtc="2026-03-11T05:35:00Z">
            <w:rPr>
              <w:rFonts w:ascii="ＭＳ 明朝" w:eastAsia="ＭＳ 明朝" w:hAnsi="ＭＳ 明朝" w:cs="Times New Roman"/>
              <w:szCs w:val="20"/>
            </w:rPr>
          </w:rPrChange>
        </w:rPr>
      </w:pPr>
      <w:r w:rsidRPr="008369A4">
        <w:rPr>
          <w:rFonts w:ascii="ＭＳ 明朝" w:eastAsia="ＭＳ 明朝" w:hAnsi="ＭＳ 明朝" w:cs="Times New Roman"/>
          <w:szCs w:val="20"/>
          <w:highlight w:val="yellow"/>
          <w:rPrChange w:id="459" w:author="jumpei.miyoshi@acctim.co.jp" w:date="2026-03-11T14:35:00Z" w16du:dateUtc="2026-03-11T05:35:00Z">
            <w:rPr>
              <w:rFonts w:ascii="ＭＳ 明朝" w:eastAsia="ＭＳ 明朝" w:hAnsi="ＭＳ 明朝" w:cs="Times New Roman"/>
              <w:szCs w:val="20"/>
            </w:rPr>
          </w:rPrChange>
        </w:rPr>
        <w:t>取引条件及び取引条件の決定方針等</w:t>
      </w:r>
    </w:p>
    <w:p w14:paraId="7D4A2700" w14:textId="658A95A9" w:rsidR="008C05A8" w:rsidRPr="008369A4" w:rsidRDefault="008C05A8">
      <w:pPr>
        <w:ind w:leftChars="100" w:left="1365" w:hangingChars="550" w:hanging="1155"/>
        <w:rPr>
          <w:ins w:id="460" w:author="jumpei.miyoshi@acctim.co.jp" w:date="2026-03-11T11:05:00Z" w16du:dateUtc="2026-03-11T02:05:00Z"/>
          <w:rFonts w:ascii="Century" w:eastAsia="ＭＳ 明朝" w:hAnsi="Century" w:cs="Times New Roman"/>
          <w:szCs w:val="20"/>
          <w:highlight w:val="yellow"/>
          <w:rPrChange w:id="461" w:author="jumpei.miyoshi@acctim.co.jp" w:date="2026-03-11T14:35:00Z" w16du:dateUtc="2026-03-11T05:35:00Z">
            <w:rPr>
              <w:ins w:id="462" w:author="jumpei.miyoshi@acctim.co.jp" w:date="2026-03-11T11:05:00Z" w16du:dateUtc="2026-03-11T02:05:00Z"/>
              <w:rFonts w:ascii="Century" w:eastAsia="ＭＳ 明朝" w:hAnsi="Century" w:cs="Times New Roman"/>
              <w:szCs w:val="20"/>
            </w:rPr>
          </w:rPrChange>
        </w:rPr>
        <w:pPrChange w:id="463" w:author="jumpei.miyoshi@acctim.co.jp" w:date="2026-03-11T11:11:00Z" w16du:dateUtc="2026-03-11T02:11:00Z">
          <w:pPr>
            <w:ind w:leftChars="100" w:left="1155" w:hangingChars="450" w:hanging="945"/>
          </w:pPr>
        </w:pPrChange>
      </w:pPr>
      <w:r w:rsidRPr="008369A4">
        <w:rPr>
          <w:rFonts w:ascii="Century" w:eastAsia="ＭＳ 明朝" w:hAnsi="Century" w:cs="Times New Roman" w:hint="eastAsia"/>
          <w:szCs w:val="20"/>
          <w:highlight w:val="yellow"/>
          <w:rPrChange w:id="464" w:author="jumpei.miyoshi@acctim.co.jp" w:date="2026-03-11T14:35:00Z" w16du:dateUtc="2026-03-11T05:35:00Z">
            <w:rPr>
              <w:rFonts w:ascii="Century" w:eastAsia="ＭＳ 明朝" w:hAnsi="Century" w:cs="Times New Roman" w:hint="eastAsia"/>
              <w:szCs w:val="20"/>
            </w:rPr>
          </w:rPrChange>
        </w:rPr>
        <w:t>（注）</w:t>
      </w:r>
      <w:ins w:id="465" w:author="jumpei.miyoshi@acctim.co.jp" w:date="2026-03-11T11:07:00Z" w16du:dateUtc="2026-03-11T02:07:00Z">
        <w:r w:rsidR="006356B0" w:rsidRPr="008369A4">
          <w:rPr>
            <w:rFonts w:ascii="Century" w:eastAsia="ＭＳ 明朝" w:hAnsi="Century" w:cs="Times New Roman"/>
            <w:szCs w:val="20"/>
            <w:highlight w:val="yellow"/>
            <w:rPrChange w:id="466" w:author="jumpei.miyoshi@acctim.co.jp" w:date="2026-03-11T14:35:00Z" w16du:dateUtc="2026-03-11T05:35:00Z">
              <w:rPr>
                <w:rFonts w:ascii="Century" w:eastAsia="ＭＳ 明朝" w:hAnsi="Century" w:cs="Times New Roman"/>
                <w:szCs w:val="20"/>
              </w:rPr>
            </w:rPrChange>
          </w:rPr>
          <w:t xml:space="preserve"> </w:t>
        </w:r>
      </w:ins>
      <w:ins w:id="467" w:author="jumpei.miyoshi@acctim.co.jp" w:date="2026-03-11T11:11:00Z" w16du:dateUtc="2026-03-11T02:11:00Z">
        <w:r w:rsidR="00D7686F" w:rsidRPr="008369A4">
          <w:rPr>
            <w:rFonts w:ascii="Century" w:eastAsia="ＭＳ 明朝" w:hAnsi="Century" w:cs="Times New Roman"/>
            <w:szCs w:val="20"/>
            <w:highlight w:val="yellow"/>
            <w:rPrChange w:id="468" w:author="jumpei.miyoshi@acctim.co.jp" w:date="2026-03-11T14:35:00Z" w16du:dateUtc="2026-03-11T05:35:00Z">
              <w:rPr>
                <w:rFonts w:ascii="Century" w:eastAsia="ＭＳ 明朝" w:hAnsi="Century" w:cs="Times New Roman"/>
                <w:szCs w:val="20"/>
              </w:rPr>
            </w:rPrChange>
          </w:rPr>
          <w:t xml:space="preserve"> </w:t>
        </w:r>
      </w:ins>
      <w:ins w:id="469" w:author="jumpei.miyoshi@acctim.co.jp" w:date="2026-03-11T11:06:00Z" w16du:dateUtc="2026-03-11T02:06:00Z">
        <w:r w:rsidR="006356B0" w:rsidRPr="008369A4">
          <w:rPr>
            <w:rFonts w:ascii="Century" w:eastAsia="ＭＳ 明朝" w:hAnsi="Century" w:cs="Times New Roman"/>
            <w:szCs w:val="20"/>
            <w:highlight w:val="yellow"/>
            <w:rPrChange w:id="470" w:author="jumpei.miyoshi@acctim.co.jp" w:date="2026-03-11T14:35:00Z" w16du:dateUtc="2026-03-11T05:35:00Z">
              <w:rPr>
                <w:rFonts w:ascii="Century" w:eastAsia="ＭＳ 明朝" w:hAnsi="Century" w:cs="Times New Roman"/>
                <w:szCs w:val="20"/>
              </w:rPr>
            </w:rPrChange>
          </w:rPr>
          <w:t xml:space="preserve">1. </w:t>
        </w:r>
      </w:ins>
      <w:r w:rsidRPr="008369A4">
        <w:rPr>
          <w:rFonts w:ascii="Century" w:eastAsia="ＭＳ 明朝" w:hAnsi="Century" w:cs="Times New Roman" w:hint="eastAsia"/>
          <w:szCs w:val="20"/>
          <w:highlight w:val="yellow"/>
          <w:rPrChange w:id="471" w:author="jumpei.miyoshi@acctim.co.jp" w:date="2026-03-11T14:35:00Z" w16du:dateUtc="2026-03-11T05:35:00Z">
            <w:rPr>
              <w:rFonts w:ascii="Century" w:eastAsia="ＭＳ 明朝" w:hAnsi="Century" w:cs="Times New Roman" w:hint="eastAsia"/>
              <w:szCs w:val="20"/>
            </w:rPr>
          </w:rPrChange>
        </w:rPr>
        <w:t>取引金額には消費税等を含めておりません。期末残高には消費税等を含めております。</w:t>
      </w:r>
    </w:p>
    <w:p w14:paraId="21EA0A3E" w14:textId="52FD9BD8" w:rsidR="0080667C" w:rsidRPr="008369A4" w:rsidRDefault="006356B0">
      <w:pPr>
        <w:ind w:leftChars="490" w:left="1344" w:hangingChars="150" w:hanging="315"/>
        <w:rPr>
          <w:ins w:id="472" w:author="jumpei.miyoshi@acctim.co.jp" w:date="2026-03-11T11:05:00Z" w16du:dateUtc="2026-03-11T02:05:00Z"/>
          <w:rFonts w:ascii="Century" w:eastAsia="ＭＳ 明朝" w:hAnsi="Century" w:cs="Times New Roman"/>
          <w:szCs w:val="20"/>
          <w:highlight w:val="yellow"/>
          <w:rPrChange w:id="473" w:author="jumpei.miyoshi@acctim.co.jp" w:date="2026-03-11T14:35:00Z" w16du:dateUtc="2026-03-11T05:35:00Z">
            <w:rPr>
              <w:ins w:id="474" w:author="jumpei.miyoshi@acctim.co.jp" w:date="2026-03-11T11:05:00Z" w16du:dateUtc="2026-03-11T02:05:00Z"/>
              <w:rFonts w:ascii="Century" w:eastAsia="ＭＳ 明朝" w:hAnsi="Century" w:cs="Times New Roman"/>
              <w:szCs w:val="20"/>
            </w:rPr>
          </w:rPrChange>
        </w:rPr>
        <w:pPrChange w:id="475" w:author="jumpei.miyoshi@acctim.co.jp" w:date="2026-03-11T11:11:00Z" w16du:dateUtc="2026-03-11T02:11:00Z">
          <w:pPr>
            <w:ind w:leftChars="100" w:left="1155" w:hangingChars="450" w:hanging="945"/>
          </w:pPr>
        </w:pPrChange>
      </w:pPr>
      <w:ins w:id="476" w:author="jumpei.miyoshi@acctim.co.jp" w:date="2026-03-11T11:06:00Z" w16du:dateUtc="2026-03-11T02:06:00Z">
        <w:r w:rsidRPr="008369A4">
          <w:rPr>
            <w:rFonts w:ascii="Century" w:eastAsia="ＭＳ 明朝" w:hAnsi="Century" w:cs="Times New Roman"/>
            <w:szCs w:val="20"/>
            <w:highlight w:val="yellow"/>
            <w:rPrChange w:id="477" w:author="jumpei.miyoshi@acctim.co.jp" w:date="2026-03-11T14:35:00Z" w16du:dateUtc="2026-03-11T05:35:00Z">
              <w:rPr>
                <w:rFonts w:ascii="Century" w:eastAsia="ＭＳ 明朝" w:hAnsi="Century" w:cs="Times New Roman"/>
                <w:szCs w:val="20"/>
              </w:rPr>
            </w:rPrChange>
          </w:rPr>
          <w:t xml:space="preserve">2. </w:t>
        </w:r>
      </w:ins>
      <w:ins w:id="478" w:author="jumpei.miyoshi@acctim.co.jp" w:date="2026-03-11T11:05:00Z" w16du:dateUtc="2026-03-11T02:05:00Z">
        <w:r w:rsidR="0080667C" w:rsidRPr="008369A4">
          <w:rPr>
            <w:rFonts w:ascii="Century" w:eastAsia="ＭＳ 明朝" w:hAnsi="Century" w:cs="Times New Roman" w:hint="eastAsia"/>
            <w:szCs w:val="20"/>
            <w:highlight w:val="yellow"/>
            <w:rPrChange w:id="479" w:author="jumpei.miyoshi@acctim.co.jp" w:date="2026-03-11T14:35:00Z" w16du:dateUtc="2026-03-11T05:35:00Z">
              <w:rPr>
                <w:rFonts w:ascii="Century" w:eastAsia="ＭＳ 明朝" w:hAnsi="Century" w:cs="Times New Roman" w:hint="eastAsia"/>
                <w:szCs w:val="20"/>
              </w:rPr>
            </w:rPrChange>
          </w:rPr>
          <w:t>当社は、銀行借入に対して親会社</w:t>
        </w:r>
        <w:r w:rsidR="00ED55C8" w:rsidRPr="008369A4">
          <w:rPr>
            <w:rFonts w:ascii="Century" w:eastAsia="ＭＳ 明朝" w:hAnsi="Century" w:cs="Times New Roman" w:hint="eastAsia"/>
            <w:szCs w:val="20"/>
            <w:highlight w:val="yellow"/>
            <w:rPrChange w:id="480" w:author="jumpei.miyoshi@acctim.co.jp" w:date="2026-03-11T14:35:00Z" w16du:dateUtc="2026-03-11T05:35:00Z">
              <w:rPr>
                <w:rFonts w:ascii="Century" w:eastAsia="ＭＳ 明朝" w:hAnsi="Century" w:cs="Times New Roman" w:hint="eastAsia"/>
                <w:szCs w:val="20"/>
              </w:rPr>
            </w:rPrChange>
          </w:rPr>
          <w:t xml:space="preserve">　株式会社</w:t>
        </w:r>
        <w:r w:rsidR="00ED55C8" w:rsidRPr="008369A4">
          <w:rPr>
            <w:rFonts w:ascii="Century" w:eastAsia="ＭＳ 明朝" w:hAnsi="Century" w:cs="Times New Roman"/>
            <w:szCs w:val="20"/>
            <w:highlight w:val="yellow"/>
            <w:rPrChange w:id="481" w:author="jumpei.miyoshi@acctim.co.jp" w:date="2026-03-11T14:35:00Z" w16du:dateUtc="2026-03-11T05:35:00Z">
              <w:rPr>
                <w:rFonts w:ascii="Century" w:eastAsia="ＭＳ 明朝" w:hAnsi="Century" w:cs="Times New Roman"/>
                <w:szCs w:val="20"/>
              </w:rPr>
            </w:rPrChange>
          </w:rPr>
          <w:t>SYNASIA HOLDINGS</w:t>
        </w:r>
        <w:r w:rsidR="0080667C" w:rsidRPr="008369A4">
          <w:rPr>
            <w:rFonts w:ascii="Century" w:eastAsia="ＭＳ 明朝" w:hAnsi="Century" w:cs="Times New Roman" w:hint="eastAsia"/>
            <w:szCs w:val="20"/>
            <w:highlight w:val="yellow"/>
            <w:rPrChange w:id="482" w:author="jumpei.miyoshi@acctim.co.jp" w:date="2026-03-11T14:35:00Z" w16du:dateUtc="2026-03-11T05:35:00Z">
              <w:rPr>
                <w:rFonts w:ascii="Century" w:eastAsia="ＭＳ 明朝" w:hAnsi="Century" w:cs="Times New Roman" w:hint="eastAsia"/>
                <w:szCs w:val="20"/>
              </w:rPr>
            </w:rPrChange>
          </w:rPr>
          <w:t>より債務保証</w:t>
        </w:r>
      </w:ins>
      <w:ins w:id="483" w:author="jumpei.miyoshi@acctim.co.jp" w:date="2026-03-11T11:11:00Z" w16du:dateUtc="2026-03-11T02:11:00Z">
        <w:r w:rsidR="00D7686F" w:rsidRPr="008369A4">
          <w:rPr>
            <w:rFonts w:ascii="Century" w:eastAsia="ＭＳ 明朝" w:hAnsi="Century" w:cs="Times New Roman"/>
            <w:szCs w:val="20"/>
            <w:highlight w:val="yellow"/>
            <w:rPrChange w:id="484" w:author="jumpei.miyoshi@acctim.co.jp" w:date="2026-03-11T14:35:00Z" w16du:dateUtc="2026-03-11T05:35:00Z">
              <w:rPr>
                <w:rFonts w:ascii="Century" w:eastAsia="ＭＳ 明朝" w:hAnsi="Century" w:cs="Times New Roman"/>
                <w:szCs w:val="20"/>
              </w:rPr>
            </w:rPrChange>
          </w:rPr>
          <w:t xml:space="preserve"> </w:t>
        </w:r>
      </w:ins>
      <w:ins w:id="485" w:author="jumpei.miyoshi@acctim.co.jp" w:date="2026-03-11T11:05:00Z" w16du:dateUtc="2026-03-11T02:05:00Z">
        <w:r w:rsidR="0080667C" w:rsidRPr="008369A4">
          <w:rPr>
            <w:rFonts w:ascii="Century" w:eastAsia="ＭＳ 明朝" w:hAnsi="Century" w:cs="Times New Roman" w:hint="eastAsia"/>
            <w:szCs w:val="20"/>
            <w:highlight w:val="yellow"/>
            <w:rPrChange w:id="486" w:author="jumpei.miyoshi@acctim.co.jp" w:date="2026-03-11T14:35:00Z" w16du:dateUtc="2026-03-11T05:35:00Z">
              <w:rPr>
                <w:rFonts w:ascii="Century" w:eastAsia="ＭＳ 明朝" w:hAnsi="Century" w:cs="Times New Roman" w:hint="eastAsia"/>
                <w:szCs w:val="20"/>
              </w:rPr>
            </w:rPrChange>
          </w:rPr>
          <w:t>を受けております。</w:t>
        </w:r>
      </w:ins>
    </w:p>
    <w:p w14:paraId="2A97BDBF" w14:textId="77777777" w:rsidR="0080667C" w:rsidRPr="008369A4" w:rsidRDefault="0080667C">
      <w:pPr>
        <w:ind w:leftChars="550" w:left="1155" w:firstLineChars="100" w:firstLine="210"/>
        <w:rPr>
          <w:ins w:id="487" w:author="jumpei.miyoshi@acctim.co.jp" w:date="2026-03-11T11:05:00Z" w16du:dateUtc="2026-03-11T02:05:00Z"/>
          <w:rFonts w:ascii="Century" w:eastAsia="ＭＳ 明朝" w:hAnsi="Century" w:cs="Times New Roman"/>
          <w:szCs w:val="20"/>
          <w:highlight w:val="yellow"/>
          <w:rPrChange w:id="488" w:author="jumpei.miyoshi@acctim.co.jp" w:date="2026-03-11T14:35:00Z" w16du:dateUtc="2026-03-11T05:35:00Z">
            <w:rPr>
              <w:ins w:id="489" w:author="jumpei.miyoshi@acctim.co.jp" w:date="2026-03-11T11:05:00Z" w16du:dateUtc="2026-03-11T02:05:00Z"/>
              <w:rFonts w:ascii="Century" w:eastAsia="ＭＳ 明朝" w:hAnsi="Century" w:cs="Times New Roman"/>
              <w:szCs w:val="20"/>
            </w:rPr>
          </w:rPrChange>
        </w:rPr>
        <w:pPrChange w:id="490" w:author="jumpei.miyoshi@acctim.co.jp" w:date="2026-03-11T11:12:00Z" w16du:dateUtc="2026-03-11T02:12:00Z">
          <w:pPr>
            <w:ind w:leftChars="400" w:left="1155" w:hangingChars="150" w:hanging="315"/>
          </w:pPr>
        </w:pPrChange>
      </w:pPr>
      <w:ins w:id="491" w:author="jumpei.miyoshi@acctim.co.jp" w:date="2026-03-11T11:05:00Z" w16du:dateUtc="2026-03-11T02:05:00Z">
        <w:r w:rsidRPr="008369A4">
          <w:rPr>
            <w:rFonts w:ascii="Century" w:eastAsia="ＭＳ 明朝" w:hAnsi="Century" w:cs="Times New Roman" w:hint="eastAsia"/>
            <w:szCs w:val="20"/>
            <w:highlight w:val="yellow"/>
            <w:rPrChange w:id="492" w:author="jumpei.miyoshi@acctim.co.jp" w:date="2026-03-11T14:35:00Z" w16du:dateUtc="2026-03-11T05:35:00Z">
              <w:rPr>
                <w:rFonts w:ascii="Century" w:eastAsia="ＭＳ 明朝" w:hAnsi="Century" w:cs="Times New Roman" w:hint="eastAsia"/>
                <w:szCs w:val="20"/>
              </w:rPr>
            </w:rPrChange>
          </w:rPr>
          <w:t>なお、保証料等の支払いは行っておりません。</w:t>
        </w:r>
      </w:ins>
    </w:p>
    <w:p w14:paraId="4C8EE7CC" w14:textId="1A571E55" w:rsidR="0080667C" w:rsidRPr="008369A4" w:rsidRDefault="0080667C" w:rsidP="00777670">
      <w:pPr>
        <w:ind w:leftChars="100" w:left="1155" w:hangingChars="450" w:hanging="945"/>
        <w:rPr>
          <w:ins w:id="493" w:author="jumpei.miyoshi@acctim.co.jp" w:date="2026-03-11T11:12:00Z" w16du:dateUtc="2026-03-11T02:12:00Z"/>
          <w:rFonts w:ascii="Century" w:eastAsia="ＭＳ 明朝" w:hAnsi="Century" w:cs="Times New Roman"/>
          <w:szCs w:val="20"/>
          <w:highlight w:val="yellow"/>
          <w:rPrChange w:id="494" w:author="jumpei.miyoshi@acctim.co.jp" w:date="2026-03-11T14:35:00Z" w16du:dateUtc="2026-03-11T05:35:00Z">
            <w:rPr>
              <w:ins w:id="495" w:author="jumpei.miyoshi@acctim.co.jp" w:date="2026-03-11T11:12:00Z" w16du:dateUtc="2026-03-11T02:12:00Z"/>
              <w:rFonts w:ascii="Century" w:eastAsia="ＭＳ 明朝" w:hAnsi="Century" w:cs="Times New Roman"/>
              <w:szCs w:val="20"/>
            </w:rPr>
          </w:rPrChange>
        </w:rPr>
      </w:pPr>
    </w:p>
    <w:p w14:paraId="4C30EEBC" w14:textId="77777777" w:rsidR="00746B63" w:rsidRPr="008369A4" w:rsidRDefault="00746B63" w:rsidP="00777670">
      <w:pPr>
        <w:ind w:leftChars="100" w:left="1155" w:hangingChars="450" w:hanging="945"/>
        <w:rPr>
          <w:rFonts w:ascii="Century" w:eastAsia="ＭＳ 明朝" w:hAnsi="Century" w:cs="Times New Roman"/>
          <w:szCs w:val="20"/>
          <w:highlight w:val="yellow"/>
          <w:rPrChange w:id="496" w:author="jumpei.miyoshi@acctim.co.jp" w:date="2026-03-11T14:35:00Z" w16du:dateUtc="2026-03-11T05:35:00Z">
            <w:rPr>
              <w:rFonts w:ascii="Century" w:eastAsia="ＭＳ 明朝" w:hAnsi="Century" w:cs="Times New Roman"/>
              <w:szCs w:val="20"/>
            </w:rPr>
          </w:rPrChange>
        </w:rPr>
      </w:pPr>
    </w:p>
    <w:p w14:paraId="72C23EBB" w14:textId="457D19AE" w:rsidR="00547CB2" w:rsidRPr="008369A4" w:rsidRDefault="00547CB2" w:rsidP="00547CB2">
      <w:pPr>
        <w:autoSpaceDE w:val="0"/>
        <w:autoSpaceDN w:val="0"/>
        <w:adjustRightInd w:val="0"/>
        <w:snapToGrid w:val="0"/>
        <w:spacing w:line="360" w:lineRule="exact"/>
        <w:rPr>
          <w:rFonts w:ascii="Century" w:eastAsia="ＭＳ 明朝" w:hAnsi="Century" w:cs="Times New Roman"/>
          <w:szCs w:val="20"/>
          <w:highlight w:val="yellow"/>
          <w:rPrChange w:id="497" w:author="jumpei.miyoshi@acctim.co.jp" w:date="2026-03-11T14:35:00Z" w16du:dateUtc="2026-03-11T05:35:00Z">
            <w:rPr>
              <w:rFonts w:ascii="Century" w:eastAsia="ＭＳ 明朝" w:hAnsi="Century" w:cs="Times New Roman"/>
              <w:szCs w:val="20"/>
            </w:rPr>
          </w:rPrChange>
        </w:rPr>
      </w:pPr>
    </w:p>
    <w:p w14:paraId="6B4F0B57" w14:textId="23DB0469" w:rsidR="001A25E0" w:rsidRPr="008369A4" w:rsidRDefault="001A25E0" w:rsidP="00547CB2">
      <w:pPr>
        <w:autoSpaceDE w:val="0"/>
        <w:autoSpaceDN w:val="0"/>
        <w:adjustRightInd w:val="0"/>
        <w:snapToGrid w:val="0"/>
        <w:spacing w:line="360" w:lineRule="exact"/>
        <w:rPr>
          <w:rFonts w:ascii="Century" w:eastAsia="ＭＳ 明朝" w:hAnsi="Century" w:cs="Times New Roman"/>
          <w:szCs w:val="20"/>
          <w:highlight w:val="yellow"/>
          <w:rPrChange w:id="498" w:author="jumpei.miyoshi@acctim.co.jp" w:date="2026-03-11T14:35:00Z" w16du:dateUtc="2026-03-11T05:35:00Z">
            <w:rPr>
              <w:rFonts w:ascii="Century" w:eastAsia="ＭＳ 明朝" w:hAnsi="Century" w:cs="Times New Roman"/>
              <w:szCs w:val="20"/>
            </w:rPr>
          </w:rPrChange>
        </w:rPr>
      </w:pPr>
      <w:r w:rsidRPr="008369A4">
        <w:rPr>
          <w:rFonts w:ascii="Century" w:eastAsia="ＭＳ 明朝" w:hAnsi="Century" w:cs="Times New Roman" w:hint="eastAsia"/>
          <w:szCs w:val="20"/>
          <w:highlight w:val="yellow"/>
          <w:rPrChange w:id="499" w:author="jumpei.miyoshi@acctim.co.jp" w:date="2026-03-11T14:35:00Z" w16du:dateUtc="2026-03-11T05:35:00Z">
            <w:rPr>
              <w:rFonts w:ascii="Century" w:eastAsia="ＭＳ 明朝" w:hAnsi="Century" w:cs="Times New Roman" w:hint="eastAsia"/>
              <w:szCs w:val="20"/>
            </w:rPr>
          </w:rPrChange>
        </w:rPr>
        <w:t xml:space="preserve">　</w:t>
      </w:r>
      <w:r w:rsidR="008C05A8" w:rsidRPr="008369A4">
        <w:rPr>
          <w:rFonts w:ascii="Century" w:eastAsia="ＭＳ 明朝" w:hAnsi="Century" w:cs="Times New Roman" w:hint="eastAsia"/>
          <w:szCs w:val="20"/>
          <w:highlight w:val="yellow"/>
          <w:rPrChange w:id="500" w:author="jumpei.miyoshi@acctim.co.jp" w:date="2026-03-11T14:35:00Z" w16du:dateUtc="2026-03-11T05:35:00Z">
            <w:rPr>
              <w:rFonts w:ascii="Century" w:eastAsia="ＭＳ 明朝" w:hAnsi="Century" w:cs="Times New Roman" w:hint="eastAsia"/>
              <w:szCs w:val="20"/>
            </w:rPr>
          </w:rPrChange>
        </w:rPr>
        <w:t>２．</w:t>
      </w:r>
      <w:r w:rsidR="00ED3860" w:rsidRPr="008369A4">
        <w:rPr>
          <w:rFonts w:ascii="Century" w:eastAsia="ＭＳ 明朝" w:hAnsi="Century" w:cs="Times New Roman" w:hint="eastAsia"/>
          <w:szCs w:val="20"/>
          <w:highlight w:val="yellow"/>
          <w:rPrChange w:id="501" w:author="jumpei.miyoshi@acctim.co.jp" w:date="2026-03-11T14:35:00Z" w16du:dateUtc="2026-03-11T05:35:00Z">
            <w:rPr>
              <w:rFonts w:ascii="Century" w:eastAsia="ＭＳ 明朝" w:hAnsi="Century" w:cs="Times New Roman" w:hint="eastAsia"/>
              <w:szCs w:val="20"/>
            </w:rPr>
          </w:rPrChange>
        </w:rPr>
        <w:t>役員及び個人主要株主</w:t>
      </w:r>
      <w:r w:rsidRPr="008369A4">
        <w:rPr>
          <w:rFonts w:ascii="Century" w:eastAsia="ＭＳ 明朝" w:hAnsi="Century" w:cs="Times New Roman" w:hint="eastAsia"/>
          <w:szCs w:val="20"/>
          <w:highlight w:val="yellow"/>
          <w:rPrChange w:id="502" w:author="jumpei.miyoshi@acctim.co.jp" w:date="2026-03-11T14:35:00Z" w16du:dateUtc="2026-03-11T05:35:00Z">
            <w:rPr>
              <w:rFonts w:ascii="Century" w:eastAsia="ＭＳ 明朝" w:hAnsi="Century" w:cs="Times New Roman" w:hint="eastAsia"/>
              <w:szCs w:val="20"/>
            </w:rPr>
          </w:rPrChange>
        </w:rPr>
        <w:t>等</w:t>
      </w:r>
    </w:p>
    <w:tbl>
      <w:tblPr>
        <w:tblW w:w="9920" w:type="dxa"/>
        <w:tblLayout w:type="fixed"/>
        <w:tblLook w:val="0400" w:firstRow="0" w:lastRow="0" w:firstColumn="0" w:lastColumn="0" w:noHBand="0" w:noVBand="1"/>
      </w:tblPr>
      <w:tblGrid>
        <w:gridCol w:w="1240"/>
        <w:gridCol w:w="1240"/>
        <w:gridCol w:w="1240"/>
        <w:gridCol w:w="1240"/>
        <w:gridCol w:w="1240"/>
        <w:gridCol w:w="1240"/>
        <w:gridCol w:w="1240"/>
        <w:gridCol w:w="1240"/>
      </w:tblGrid>
      <w:tr w:rsidR="008C05A8" w:rsidRPr="008369A4" w14:paraId="1E6FF747" w14:textId="77777777" w:rsidTr="006969A5">
        <w:trPr>
          <w:trHeight w:val="585"/>
        </w:trPr>
        <w:tc>
          <w:tcPr>
            <w:tcW w:w="1240" w:type="dxa"/>
            <w:tcBorders>
              <w:top w:val="single" w:sz="4" w:space="0" w:color="000000"/>
              <w:left w:val="single" w:sz="4" w:space="0" w:color="000000"/>
              <w:bottom w:val="single" w:sz="4" w:space="0" w:color="000000"/>
              <w:right w:val="single" w:sz="4" w:space="0" w:color="000000"/>
            </w:tcBorders>
            <w:vAlign w:val="center"/>
          </w:tcPr>
          <w:p w14:paraId="14FDCE0B"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03"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04" w:author="jumpei.miyoshi@acctim.co.jp" w:date="2026-03-11T14:35:00Z" w16du:dateUtc="2026-03-11T05:35:00Z">
                  <w:rPr>
                    <w:rFonts w:ascii="ＭＳ 明朝" w:eastAsia="ＭＳ 明朝" w:hAnsi="ＭＳ 明朝" w:cs="ＭＳ 明朝"/>
                    <w:color w:val="000000"/>
                    <w:sz w:val="14"/>
                    <w:szCs w:val="14"/>
                  </w:rPr>
                </w:rPrChange>
              </w:rPr>
              <w:t>種類</w:t>
            </w:r>
          </w:p>
        </w:tc>
        <w:tc>
          <w:tcPr>
            <w:tcW w:w="1240" w:type="dxa"/>
            <w:tcBorders>
              <w:top w:val="single" w:sz="4" w:space="0" w:color="000000"/>
              <w:left w:val="nil"/>
              <w:bottom w:val="single" w:sz="4" w:space="0" w:color="000000"/>
              <w:right w:val="single" w:sz="4" w:space="0" w:color="000000"/>
            </w:tcBorders>
            <w:vAlign w:val="center"/>
          </w:tcPr>
          <w:p w14:paraId="67D62C06"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05"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06" w:author="jumpei.miyoshi@acctim.co.jp" w:date="2026-03-11T14:35:00Z" w16du:dateUtc="2026-03-11T05:35:00Z">
                  <w:rPr>
                    <w:rFonts w:ascii="ＭＳ 明朝" w:eastAsia="ＭＳ 明朝" w:hAnsi="ＭＳ 明朝" w:cs="ＭＳ 明朝"/>
                    <w:color w:val="000000"/>
                    <w:sz w:val="14"/>
                    <w:szCs w:val="14"/>
                  </w:rPr>
                </w:rPrChange>
              </w:rPr>
              <w:t>会社等の名称</w:t>
            </w:r>
            <w:r w:rsidRPr="008369A4">
              <w:rPr>
                <w:rFonts w:ascii="ＭＳ 明朝" w:eastAsia="ＭＳ 明朝" w:hAnsi="ＭＳ 明朝" w:cs="ＭＳ 明朝"/>
                <w:color w:val="000000"/>
                <w:sz w:val="14"/>
                <w:szCs w:val="14"/>
                <w:highlight w:val="yellow"/>
                <w:rPrChange w:id="507" w:author="jumpei.miyoshi@acctim.co.jp" w:date="2026-03-11T14:35:00Z" w16du:dateUtc="2026-03-11T05:35:00Z">
                  <w:rPr>
                    <w:rFonts w:ascii="ＭＳ 明朝" w:eastAsia="ＭＳ 明朝" w:hAnsi="ＭＳ 明朝" w:cs="ＭＳ 明朝"/>
                    <w:color w:val="000000"/>
                    <w:sz w:val="14"/>
                    <w:szCs w:val="14"/>
                  </w:rPr>
                </w:rPrChange>
              </w:rPr>
              <w:br/>
              <w:t>または氏名</w:t>
            </w:r>
          </w:p>
        </w:tc>
        <w:tc>
          <w:tcPr>
            <w:tcW w:w="1240" w:type="dxa"/>
            <w:tcBorders>
              <w:top w:val="single" w:sz="4" w:space="0" w:color="000000"/>
              <w:left w:val="nil"/>
              <w:bottom w:val="single" w:sz="4" w:space="0" w:color="000000"/>
              <w:right w:val="single" w:sz="4" w:space="0" w:color="000000"/>
            </w:tcBorders>
            <w:vAlign w:val="center"/>
          </w:tcPr>
          <w:p w14:paraId="1E63CC95"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08"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09" w:author="jumpei.miyoshi@acctim.co.jp" w:date="2026-03-11T14:35:00Z" w16du:dateUtc="2026-03-11T05:35:00Z">
                  <w:rPr>
                    <w:rFonts w:ascii="ＭＳ 明朝" w:eastAsia="ＭＳ 明朝" w:hAnsi="ＭＳ 明朝" w:cs="ＭＳ 明朝"/>
                    <w:color w:val="000000"/>
                    <w:sz w:val="14"/>
                    <w:szCs w:val="14"/>
                  </w:rPr>
                </w:rPrChange>
              </w:rPr>
              <w:t>議決権等の所有</w:t>
            </w:r>
            <w:r w:rsidRPr="008369A4">
              <w:rPr>
                <w:rFonts w:ascii="ＭＳ 明朝" w:eastAsia="ＭＳ 明朝" w:hAnsi="ＭＳ 明朝" w:cs="ＭＳ 明朝"/>
                <w:color w:val="000000"/>
                <w:sz w:val="14"/>
                <w:szCs w:val="14"/>
                <w:highlight w:val="yellow"/>
                <w:rPrChange w:id="510" w:author="jumpei.miyoshi@acctim.co.jp" w:date="2026-03-11T14:35:00Z" w16du:dateUtc="2026-03-11T05:35:00Z">
                  <w:rPr>
                    <w:rFonts w:ascii="ＭＳ 明朝" w:eastAsia="ＭＳ 明朝" w:hAnsi="ＭＳ 明朝" w:cs="ＭＳ 明朝"/>
                    <w:color w:val="000000"/>
                    <w:sz w:val="14"/>
                    <w:szCs w:val="14"/>
                  </w:rPr>
                </w:rPrChange>
              </w:rPr>
              <w:br/>
              <w:t>（被所有）割合</w:t>
            </w:r>
            <w:r w:rsidRPr="008369A4">
              <w:rPr>
                <w:rFonts w:ascii="ＭＳ 明朝" w:eastAsia="ＭＳ 明朝" w:hAnsi="ＭＳ 明朝" w:cs="ＭＳ 明朝"/>
                <w:color w:val="000000"/>
                <w:sz w:val="14"/>
                <w:szCs w:val="14"/>
                <w:highlight w:val="yellow"/>
                <w:rPrChange w:id="511" w:author="jumpei.miyoshi@acctim.co.jp" w:date="2026-03-11T14:35:00Z" w16du:dateUtc="2026-03-11T05:35:00Z">
                  <w:rPr>
                    <w:rFonts w:ascii="ＭＳ 明朝" w:eastAsia="ＭＳ 明朝" w:hAnsi="ＭＳ 明朝" w:cs="ＭＳ 明朝"/>
                    <w:color w:val="000000"/>
                    <w:sz w:val="14"/>
                    <w:szCs w:val="14"/>
                  </w:rPr>
                </w:rPrChange>
              </w:rPr>
              <w:br/>
              <w:t>（％）</w:t>
            </w:r>
          </w:p>
        </w:tc>
        <w:tc>
          <w:tcPr>
            <w:tcW w:w="1240" w:type="dxa"/>
            <w:tcBorders>
              <w:top w:val="single" w:sz="4" w:space="0" w:color="000000"/>
              <w:left w:val="nil"/>
              <w:bottom w:val="single" w:sz="4" w:space="0" w:color="000000"/>
              <w:right w:val="single" w:sz="4" w:space="0" w:color="000000"/>
            </w:tcBorders>
            <w:vAlign w:val="center"/>
          </w:tcPr>
          <w:p w14:paraId="75AC20E7"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12"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13" w:author="jumpei.miyoshi@acctim.co.jp" w:date="2026-03-11T14:35:00Z" w16du:dateUtc="2026-03-11T05:35:00Z">
                  <w:rPr>
                    <w:rFonts w:ascii="ＭＳ 明朝" w:eastAsia="ＭＳ 明朝" w:hAnsi="ＭＳ 明朝" w:cs="ＭＳ 明朝"/>
                    <w:color w:val="000000"/>
                    <w:sz w:val="14"/>
                    <w:szCs w:val="14"/>
                  </w:rPr>
                </w:rPrChange>
              </w:rPr>
              <w:t>関連当事者等の</w:t>
            </w:r>
            <w:r w:rsidRPr="008369A4">
              <w:rPr>
                <w:rFonts w:ascii="ＭＳ 明朝" w:eastAsia="ＭＳ 明朝" w:hAnsi="ＭＳ 明朝" w:cs="ＭＳ 明朝"/>
                <w:color w:val="000000"/>
                <w:sz w:val="14"/>
                <w:szCs w:val="14"/>
                <w:highlight w:val="yellow"/>
                <w:rPrChange w:id="514" w:author="jumpei.miyoshi@acctim.co.jp" w:date="2026-03-11T14:35:00Z" w16du:dateUtc="2026-03-11T05:35:00Z">
                  <w:rPr>
                    <w:rFonts w:ascii="ＭＳ 明朝" w:eastAsia="ＭＳ 明朝" w:hAnsi="ＭＳ 明朝" w:cs="ＭＳ 明朝"/>
                    <w:color w:val="000000"/>
                    <w:sz w:val="14"/>
                    <w:szCs w:val="14"/>
                  </w:rPr>
                </w:rPrChange>
              </w:rPr>
              <w:br/>
              <w:t>関係</w:t>
            </w:r>
          </w:p>
        </w:tc>
        <w:tc>
          <w:tcPr>
            <w:tcW w:w="1240" w:type="dxa"/>
            <w:tcBorders>
              <w:top w:val="single" w:sz="4" w:space="0" w:color="000000"/>
              <w:left w:val="nil"/>
              <w:bottom w:val="nil"/>
              <w:right w:val="single" w:sz="4" w:space="0" w:color="000000"/>
            </w:tcBorders>
            <w:vAlign w:val="center"/>
          </w:tcPr>
          <w:p w14:paraId="677747A2"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15"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16" w:author="jumpei.miyoshi@acctim.co.jp" w:date="2026-03-11T14:35:00Z" w16du:dateUtc="2026-03-11T05:35:00Z">
                  <w:rPr>
                    <w:rFonts w:ascii="ＭＳ 明朝" w:eastAsia="ＭＳ 明朝" w:hAnsi="ＭＳ 明朝" w:cs="ＭＳ 明朝"/>
                    <w:color w:val="000000"/>
                    <w:sz w:val="14"/>
                    <w:szCs w:val="14"/>
                  </w:rPr>
                </w:rPrChange>
              </w:rPr>
              <w:t>取引の内容</w:t>
            </w:r>
          </w:p>
        </w:tc>
        <w:tc>
          <w:tcPr>
            <w:tcW w:w="1240" w:type="dxa"/>
            <w:tcBorders>
              <w:top w:val="single" w:sz="4" w:space="0" w:color="000000"/>
              <w:left w:val="nil"/>
              <w:bottom w:val="nil"/>
              <w:right w:val="single" w:sz="4" w:space="0" w:color="000000"/>
            </w:tcBorders>
            <w:vAlign w:val="center"/>
          </w:tcPr>
          <w:p w14:paraId="66040CA8"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17"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18" w:author="jumpei.miyoshi@acctim.co.jp" w:date="2026-03-11T14:35:00Z" w16du:dateUtc="2026-03-11T05:35:00Z">
                  <w:rPr>
                    <w:rFonts w:ascii="ＭＳ 明朝" w:eastAsia="ＭＳ 明朝" w:hAnsi="ＭＳ 明朝" w:cs="ＭＳ 明朝"/>
                    <w:color w:val="000000"/>
                    <w:sz w:val="14"/>
                    <w:szCs w:val="14"/>
                  </w:rPr>
                </w:rPrChange>
              </w:rPr>
              <w:t>取引金額</w:t>
            </w:r>
            <w:r w:rsidRPr="008369A4">
              <w:rPr>
                <w:rFonts w:ascii="ＭＳ 明朝" w:eastAsia="ＭＳ 明朝" w:hAnsi="ＭＳ 明朝" w:cs="ＭＳ 明朝"/>
                <w:color w:val="000000"/>
                <w:sz w:val="14"/>
                <w:szCs w:val="14"/>
                <w:highlight w:val="yellow"/>
                <w:rPrChange w:id="519" w:author="jumpei.miyoshi@acctim.co.jp" w:date="2026-03-11T14:35:00Z" w16du:dateUtc="2026-03-11T05:35:00Z">
                  <w:rPr>
                    <w:rFonts w:ascii="ＭＳ 明朝" w:eastAsia="ＭＳ 明朝" w:hAnsi="ＭＳ 明朝" w:cs="ＭＳ 明朝"/>
                    <w:color w:val="000000"/>
                    <w:sz w:val="14"/>
                    <w:szCs w:val="14"/>
                  </w:rPr>
                </w:rPrChange>
              </w:rPr>
              <w:br/>
              <w:t>（千円）</w:t>
            </w:r>
          </w:p>
        </w:tc>
        <w:tc>
          <w:tcPr>
            <w:tcW w:w="1240" w:type="dxa"/>
            <w:tcBorders>
              <w:top w:val="single" w:sz="4" w:space="0" w:color="000000"/>
              <w:left w:val="nil"/>
              <w:bottom w:val="nil"/>
              <w:right w:val="single" w:sz="4" w:space="0" w:color="000000"/>
            </w:tcBorders>
            <w:vAlign w:val="center"/>
          </w:tcPr>
          <w:p w14:paraId="44667E12"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20"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21" w:author="jumpei.miyoshi@acctim.co.jp" w:date="2026-03-11T14:35:00Z" w16du:dateUtc="2026-03-11T05:35:00Z">
                  <w:rPr>
                    <w:rFonts w:ascii="ＭＳ 明朝" w:eastAsia="ＭＳ 明朝" w:hAnsi="ＭＳ 明朝" w:cs="ＭＳ 明朝"/>
                    <w:color w:val="000000"/>
                    <w:sz w:val="14"/>
                    <w:szCs w:val="14"/>
                  </w:rPr>
                </w:rPrChange>
              </w:rPr>
              <w:t>科目</w:t>
            </w:r>
          </w:p>
        </w:tc>
        <w:tc>
          <w:tcPr>
            <w:tcW w:w="1240" w:type="dxa"/>
            <w:tcBorders>
              <w:top w:val="single" w:sz="4" w:space="0" w:color="000000"/>
              <w:left w:val="nil"/>
              <w:bottom w:val="nil"/>
              <w:right w:val="single" w:sz="4" w:space="0" w:color="000000"/>
            </w:tcBorders>
            <w:vAlign w:val="center"/>
          </w:tcPr>
          <w:p w14:paraId="2AFF47BD"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22"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23" w:author="jumpei.miyoshi@acctim.co.jp" w:date="2026-03-11T14:35:00Z" w16du:dateUtc="2026-03-11T05:35:00Z">
                  <w:rPr>
                    <w:rFonts w:ascii="ＭＳ 明朝" w:eastAsia="ＭＳ 明朝" w:hAnsi="ＭＳ 明朝" w:cs="ＭＳ 明朝"/>
                    <w:color w:val="000000"/>
                    <w:sz w:val="14"/>
                    <w:szCs w:val="14"/>
                  </w:rPr>
                </w:rPrChange>
              </w:rPr>
              <w:t>期末残高</w:t>
            </w:r>
            <w:r w:rsidRPr="008369A4">
              <w:rPr>
                <w:rFonts w:ascii="ＭＳ 明朝" w:eastAsia="ＭＳ 明朝" w:hAnsi="ＭＳ 明朝" w:cs="ＭＳ 明朝"/>
                <w:color w:val="000000"/>
                <w:sz w:val="14"/>
                <w:szCs w:val="14"/>
                <w:highlight w:val="yellow"/>
                <w:rPrChange w:id="524" w:author="jumpei.miyoshi@acctim.co.jp" w:date="2026-03-11T14:35:00Z" w16du:dateUtc="2026-03-11T05:35:00Z">
                  <w:rPr>
                    <w:rFonts w:ascii="ＭＳ 明朝" w:eastAsia="ＭＳ 明朝" w:hAnsi="ＭＳ 明朝" w:cs="ＭＳ 明朝"/>
                    <w:color w:val="000000"/>
                    <w:sz w:val="14"/>
                    <w:szCs w:val="14"/>
                  </w:rPr>
                </w:rPrChange>
              </w:rPr>
              <w:br/>
              <w:t>（千円）</w:t>
            </w:r>
          </w:p>
        </w:tc>
      </w:tr>
      <w:tr w:rsidR="008C05A8" w:rsidRPr="008369A4" w14:paraId="1EE44352" w14:textId="77777777" w:rsidTr="006969A5">
        <w:trPr>
          <w:trHeight w:val="270"/>
        </w:trPr>
        <w:tc>
          <w:tcPr>
            <w:tcW w:w="1240" w:type="dxa"/>
            <w:tcBorders>
              <w:top w:val="nil"/>
              <w:left w:val="single" w:sz="4" w:space="0" w:color="000000"/>
              <w:bottom w:val="single" w:sz="4" w:space="0" w:color="000000"/>
              <w:right w:val="single" w:sz="4" w:space="0" w:color="000000"/>
            </w:tcBorders>
            <w:vAlign w:val="center"/>
          </w:tcPr>
          <w:p w14:paraId="486E1B8F"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25"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26" w:author="jumpei.miyoshi@acctim.co.jp" w:date="2026-03-11T14:35:00Z" w16du:dateUtc="2026-03-11T05:35:00Z">
                  <w:rPr>
                    <w:rFonts w:ascii="ＭＳ 明朝" w:eastAsia="ＭＳ 明朝" w:hAnsi="ＭＳ 明朝" w:cs="ＭＳ 明朝"/>
                    <w:color w:val="000000"/>
                    <w:sz w:val="14"/>
                    <w:szCs w:val="14"/>
                  </w:rPr>
                </w:rPrChange>
              </w:rPr>
              <w:t>役員</w:t>
            </w:r>
          </w:p>
        </w:tc>
        <w:tc>
          <w:tcPr>
            <w:tcW w:w="1240" w:type="dxa"/>
            <w:tcBorders>
              <w:top w:val="nil"/>
              <w:left w:val="single" w:sz="4" w:space="0" w:color="000000"/>
              <w:bottom w:val="single" w:sz="4" w:space="0" w:color="000000"/>
              <w:right w:val="single" w:sz="4" w:space="0" w:color="000000"/>
            </w:tcBorders>
            <w:vAlign w:val="center"/>
          </w:tcPr>
          <w:p w14:paraId="432422B4" w14:textId="77777777" w:rsidR="008C05A8" w:rsidRPr="008369A4" w:rsidRDefault="008C05A8" w:rsidP="00D634D0">
            <w:pPr>
              <w:widowControl/>
              <w:jc w:val="center"/>
              <w:rPr>
                <w:rFonts w:ascii="ＭＳ 明朝" w:eastAsia="ＭＳ 明朝" w:hAnsi="ＭＳ 明朝" w:cs="ＭＳ 明朝"/>
                <w:color w:val="000000"/>
                <w:sz w:val="14"/>
                <w:szCs w:val="14"/>
                <w:highlight w:val="yellow"/>
                <w:rPrChange w:id="527"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28" w:author="jumpei.miyoshi@acctim.co.jp" w:date="2026-03-11T14:35:00Z" w16du:dateUtc="2026-03-11T05:35:00Z">
                  <w:rPr>
                    <w:rFonts w:ascii="ＭＳ 明朝" w:eastAsia="ＭＳ 明朝" w:hAnsi="ＭＳ 明朝" w:cs="ＭＳ 明朝"/>
                    <w:color w:val="000000"/>
                    <w:sz w:val="14"/>
                    <w:szCs w:val="14"/>
                  </w:rPr>
                </w:rPrChange>
              </w:rPr>
              <w:t>福地　隆史</w:t>
            </w:r>
          </w:p>
        </w:tc>
        <w:tc>
          <w:tcPr>
            <w:tcW w:w="1240" w:type="dxa"/>
            <w:tcBorders>
              <w:top w:val="nil"/>
              <w:left w:val="single" w:sz="4" w:space="0" w:color="000000"/>
              <w:bottom w:val="single" w:sz="4" w:space="0" w:color="000000"/>
              <w:right w:val="single" w:sz="4" w:space="0" w:color="000000"/>
            </w:tcBorders>
            <w:vAlign w:val="center"/>
          </w:tcPr>
          <w:p w14:paraId="5C54207E" w14:textId="77777777" w:rsidR="008C05A8" w:rsidRPr="008369A4" w:rsidRDefault="008C05A8" w:rsidP="006969A5">
            <w:pPr>
              <w:widowControl/>
              <w:jc w:val="left"/>
              <w:rPr>
                <w:rFonts w:ascii="ＭＳ 明朝" w:eastAsia="ＭＳ 明朝" w:hAnsi="ＭＳ 明朝" w:cs="ＭＳ 明朝"/>
                <w:color w:val="000000"/>
                <w:sz w:val="14"/>
                <w:szCs w:val="14"/>
                <w:highlight w:val="yellow"/>
                <w:rPrChange w:id="529"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color w:val="000000"/>
                <w:sz w:val="14"/>
                <w:szCs w:val="14"/>
                <w:highlight w:val="yellow"/>
                <w:rPrChange w:id="530" w:author="jumpei.miyoshi@acctim.co.jp" w:date="2026-03-11T14:35:00Z" w16du:dateUtc="2026-03-11T05:35:00Z">
                  <w:rPr>
                    <w:rFonts w:ascii="ＭＳ 明朝" w:eastAsia="ＭＳ 明朝" w:hAnsi="ＭＳ 明朝" w:cs="ＭＳ 明朝"/>
                    <w:color w:val="000000"/>
                    <w:sz w:val="14"/>
                    <w:szCs w:val="14"/>
                  </w:rPr>
                </w:rPrChange>
              </w:rPr>
              <w:t xml:space="preserve">　なし</w:t>
            </w:r>
          </w:p>
        </w:tc>
        <w:tc>
          <w:tcPr>
            <w:tcW w:w="1240" w:type="dxa"/>
            <w:tcBorders>
              <w:top w:val="nil"/>
              <w:left w:val="single" w:sz="4" w:space="0" w:color="000000"/>
              <w:bottom w:val="single" w:sz="4" w:space="0" w:color="000000"/>
              <w:right w:val="single" w:sz="4" w:space="0" w:color="000000"/>
            </w:tcBorders>
            <w:vAlign w:val="center"/>
          </w:tcPr>
          <w:p w14:paraId="24934DCA" w14:textId="5CD4AC50" w:rsidR="008C05A8" w:rsidRPr="008369A4" w:rsidRDefault="008C05A8" w:rsidP="008C05A8">
            <w:pPr>
              <w:widowControl/>
              <w:jc w:val="center"/>
              <w:rPr>
                <w:rFonts w:ascii="ＭＳ 明朝" w:eastAsia="ＭＳ 明朝" w:hAnsi="ＭＳ 明朝" w:cs="ＭＳ 明朝"/>
                <w:color w:val="000000"/>
                <w:sz w:val="14"/>
                <w:szCs w:val="14"/>
                <w:highlight w:val="yellow"/>
                <w:rPrChange w:id="531"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532" w:author="jumpei.miyoshi@acctim.co.jp" w:date="2026-03-11T14:35:00Z" w16du:dateUtc="2026-03-11T05:35:00Z">
                  <w:rPr>
                    <w:rFonts w:ascii="ＭＳ 明朝" w:eastAsia="ＭＳ 明朝" w:hAnsi="ＭＳ 明朝" w:cs="ＭＳ 明朝" w:hint="eastAsia"/>
                    <w:color w:val="000000"/>
                    <w:sz w:val="14"/>
                    <w:szCs w:val="14"/>
                  </w:rPr>
                </w:rPrChange>
              </w:rPr>
              <w:t>当社</w:t>
            </w:r>
            <w:r w:rsidR="00D634D0" w:rsidRPr="008369A4">
              <w:rPr>
                <w:rFonts w:ascii="ＭＳ 明朝" w:eastAsia="ＭＳ 明朝" w:hAnsi="ＭＳ 明朝" w:cs="ＭＳ 明朝" w:hint="eastAsia"/>
                <w:color w:val="000000"/>
                <w:sz w:val="14"/>
                <w:szCs w:val="14"/>
                <w:highlight w:val="yellow"/>
                <w:rPrChange w:id="533" w:author="jumpei.miyoshi@acctim.co.jp" w:date="2026-03-11T14:35:00Z" w16du:dateUtc="2026-03-11T05:35:00Z">
                  <w:rPr>
                    <w:rFonts w:ascii="ＭＳ 明朝" w:eastAsia="ＭＳ 明朝" w:hAnsi="ＭＳ 明朝" w:cs="ＭＳ 明朝" w:hint="eastAsia"/>
                    <w:color w:val="000000"/>
                    <w:sz w:val="14"/>
                    <w:szCs w:val="14"/>
                  </w:rPr>
                </w:rPrChange>
              </w:rPr>
              <w:t>代表</w:t>
            </w:r>
            <w:r w:rsidRPr="008369A4">
              <w:rPr>
                <w:rFonts w:ascii="ＭＳ 明朝" w:eastAsia="ＭＳ 明朝" w:hAnsi="ＭＳ 明朝" w:cs="ＭＳ 明朝" w:hint="eastAsia"/>
                <w:color w:val="000000"/>
                <w:sz w:val="14"/>
                <w:szCs w:val="14"/>
                <w:highlight w:val="yellow"/>
                <w:rPrChange w:id="534" w:author="jumpei.miyoshi@acctim.co.jp" w:date="2026-03-11T14:35:00Z" w16du:dateUtc="2026-03-11T05:35:00Z">
                  <w:rPr>
                    <w:rFonts w:ascii="ＭＳ 明朝" w:eastAsia="ＭＳ 明朝" w:hAnsi="ＭＳ 明朝" w:cs="ＭＳ 明朝" w:hint="eastAsia"/>
                    <w:color w:val="000000"/>
                    <w:sz w:val="14"/>
                    <w:szCs w:val="14"/>
                  </w:rPr>
                </w:rPrChange>
              </w:rPr>
              <w:t>取締役</w:t>
            </w:r>
          </w:p>
        </w:tc>
        <w:tc>
          <w:tcPr>
            <w:tcW w:w="1240" w:type="dxa"/>
            <w:tcBorders>
              <w:top w:val="single" w:sz="4" w:space="0" w:color="000000"/>
              <w:left w:val="nil"/>
              <w:bottom w:val="single" w:sz="4" w:space="0" w:color="000000"/>
              <w:right w:val="single" w:sz="4" w:space="0" w:color="000000"/>
            </w:tcBorders>
            <w:vAlign w:val="center"/>
          </w:tcPr>
          <w:p w14:paraId="421BF348"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35"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536" w:author="jumpei.miyoshi@acctim.co.jp" w:date="2026-03-11T14:35:00Z" w16du:dateUtc="2026-03-11T05:35:00Z">
                  <w:rPr>
                    <w:rFonts w:ascii="ＭＳ 明朝" w:eastAsia="ＭＳ 明朝" w:hAnsi="ＭＳ 明朝" w:cs="ＭＳ 明朝" w:hint="eastAsia"/>
                    <w:color w:val="000000"/>
                    <w:sz w:val="14"/>
                    <w:szCs w:val="14"/>
                  </w:rPr>
                </w:rPrChange>
              </w:rPr>
              <w:t>債務保証</w:t>
            </w:r>
          </w:p>
        </w:tc>
        <w:tc>
          <w:tcPr>
            <w:tcW w:w="1240" w:type="dxa"/>
            <w:tcBorders>
              <w:top w:val="single" w:sz="4" w:space="0" w:color="000000"/>
              <w:left w:val="nil"/>
              <w:bottom w:val="single" w:sz="4" w:space="0" w:color="000000"/>
              <w:right w:val="single" w:sz="4" w:space="0" w:color="000000"/>
            </w:tcBorders>
            <w:vAlign w:val="center"/>
          </w:tcPr>
          <w:p w14:paraId="4550F423" w14:textId="1144742B" w:rsidR="008C05A8" w:rsidRPr="008369A4" w:rsidRDefault="008C05A8" w:rsidP="006969A5">
            <w:pPr>
              <w:widowControl/>
              <w:wordWrap w:val="0"/>
              <w:jc w:val="right"/>
              <w:rPr>
                <w:rFonts w:ascii="ＭＳ 明朝" w:eastAsia="ＭＳ 明朝" w:hAnsi="ＭＳ 明朝" w:cs="ＭＳ 明朝"/>
                <w:color w:val="000000"/>
                <w:sz w:val="14"/>
                <w:szCs w:val="14"/>
                <w:highlight w:val="yellow"/>
                <w:rPrChange w:id="537" w:author="jumpei.miyoshi@acctim.co.jp" w:date="2026-03-11T14:35:00Z" w16du:dateUtc="2026-03-11T05:35:00Z">
                  <w:rPr>
                    <w:rFonts w:ascii="ＭＳ 明朝" w:eastAsia="ＭＳ 明朝" w:hAnsi="ＭＳ 明朝" w:cs="ＭＳ 明朝"/>
                    <w:color w:val="000000"/>
                    <w:sz w:val="14"/>
                    <w:szCs w:val="14"/>
                  </w:rPr>
                </w:rPrChange>
              </w:rPr>
            </w:pPr>
            <w:del w:id="538" w:author="jumpei.miyoshi@acctim.co.jp" w:date="2026-03-11T10:58:00Z" w16du:dateUtc="2026-03-11T01:58:00Z">
              <w:r w:rsidRPr="008369A4" w:rsidDel="002A2F3C">
                <w:rPr>
                  <w:rFonts w:ascii="ＭＳ 明朝" w:eastAsia="ＭＳ 明朝" w:hAnsi="ＭＳ 明朝" w:cs="ＭＳ 明朝"/>
                  <w:color w:val="000000"/>
                  <w:sz w:val="14"/>
                  <w:szCs w:val="14"/>
                  <w:highlight w:val="yellow"/>
                  <w:rPrChange w:id="539" w:author="jumpei.miyoshi@acctim.co.jp" w:date="2026-03-11T14:35:00Z" w16du:dateUtc="2026-03-11T05:35:00Z">
                    <w:rPr>
                      <w:rFonts w:ascii="ＭＳ 明朝" w:eastAsia="ＭＳ 明朝" w:hAnsi="ＭＳ 明朝" w:cs="ＭＳ 明朝"/>
                      <w:color w:val="000000"/>
                      <w:sz w:val="14"/>
                      <w:szCs w:val="14"/>
                    </w:rPr>
                  </w:rPrChange>
                </w:rPr>
                <w:delText>17,</w:delText>
              </w:r>
              <w:r w:rsidR="00481582" w:rsidRPr="008369A4" w:rsidDel="002A2F3C">
                <w:rPr>
                  <w:rFonts w:ascii="ＭＳ 明朝" w:eastAsia="ＭＳ 明朝" w:hAnsi="ＭＳ 明朝" w:cs="ＭＳ 明朝"/>
                  <w:color w:val="000000"/>
                  <w:sz w:val="14"/>
                  <w:szCs w:val="14"/>
                  <w:highlight w:val="yellow"/>
                  <w:rPrChange w:id="540" w:author="jumpei.miyoshi@acctim.co.jp" w:date="2026-03-11T14:35:00Z" w16du:dateUtc="2026-03-11T05:35:00Z">
                    <w:rPr>
                      <w:rFonts w:ascii="ＭＳ 明朝" w:eastAsia="ＭＳ 明朝" w:hAnsi="ＭＳ 明朝" w:cs="ＭＳ 明朝"/>
                      <w:color w:val="000000"/>
                      <w:sz w:val="14"/>
                      <w:szCs w:val="14"/>
                    </w:rPr>
                  </w:rPrChange>
                </w:rPr>
                <w:delText>571,649</w:delText>
              </w:r>
            </w:del>
            <w:ins w:id="541" w:author="jumpei.miyoshi@acctim.co.jp" w:date="2026-03-11T10:58:00Z" w16du:dateUtc="2026-03-11T01:58:00Z">
              <w:r w:rsidR="002A2F3C" w:rsidRPr="008369A4">
                <w:rPr>
                  <w:rFonts w:ascii="ＭＳ 明朝" w:eastAsia="ＭＳ 明朝" w:hAnsi="ＭＳ 明朝" w:cs="ＭＳ 明朝"/>
                  <w:color w:val="000000"/>
                  <w:sz w:val="14"/>
                  <w:szCs w:val="14"/>
                  <w:highlight w:val="yellow"/>
                </w:rPr>
                <w:t>25,005,945</w:t>
              </w:r>
            </w:ins>
          </w:p>
        </w:tc>
        <w:tc>
          <w:tcPr>
            <w:tcW w:w="1240" w:type="dxa"/>
            <w:tcBorders>
              <w:top w:val="single" w:sz="4" w:space="0" w:color="000000"/>
              <w:left w:val="nil"/>
              <w:bottom w:val="single" w:sz="4" w:space="0" w:color="000000"/>
              <w:right w:val="single" w:sz="4" w:space="0" w:color="000000"/>
            </w:tcBorders>
            <w:vAlign w:val="center"/>
          </w:tcPr>
          <w:p w14:paraId="4DB2BA88"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42"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543" w:author="jumpei.miyoshi@acctim.co.jp" w:date="2026-03-11T14:35:00Z" w16du:dateUtc="2026-03-11T05:35:00Z">
                  <w:rPr>
                    <w:rFonts w:ascii="ＭＳ 明朝" w:eastAsia="ＭＳ 明朝" w:hAnsi="ＭＳ 明朝" w:cs="ＭＳ 明朝" w:hint="eastAsia"/>
                    <w:color w:val="000000"/>
                    <w:sz w:val="14"/>
                    <w:szCs w:val="14"/>
                  </w:rPr>
                </w:rPrChange>
              </w:rPr>
              <w:t>―</w:t>
            </w:r>
          </w:p>
        </w:tc>
        <w:tc>
          <w:tcPr>
            <w:tcW w:w="1240" w:type="dxa"/>
            <w:tcBorders>
              <w:top w:val="single" w:sz="4" w:space="0" w:color="000000"/>
              <w:left w:val="nil"/>
              <w:bottom w:val="single" w:sz="4" w:space="0" w:color="000000"/>
              <w:right w:val="single" w:sz="4" w:space="0" w:color="000000"/>
            </w:tcBorders>
            <w:vAlign w:val="center"/>
          </w:tcPr>
          <w:p w14:paraId="5CAAC8C0" w14:textId="77777777" w:rsidR="008C05A8" w:rsidRPr="008369A4" w:rsidRDefault="008C05A8" w:rsidP="006969A5">
            <w:pPr>
              <w:widowControl/>
              <w:jc w:val="center"/>
              <w:rPr>
                <w:rFonts w:ascii="ＭＳ 明朝" w:eastAsia="ＭＳ 明朝" w:hAnsi="ＭＳ 明朝" w:cs="ＭＳ 明朝"/>
                <w:color w:val="000000"/>
                <w:sz w:val="14"/>
                <w:szCs w:val="14"/>
                <w:highlight w:val="yellow"/>
                <w:rPrChange w:id="544" w:author="jumpei.miyoshi@acctim.co.jp" w:date="2026-03-11T14:35:00Z" w16du:dateUtc="2026-03-11T05:35:00Z">
                  <w:rPr>
                    <w:rFonts w:ascii="ＭＳ 明朝" w:eastAsia="ＭＳ 明朝" w:hAnsi="ＭＳ 明朝" w:cs="ＭＳ 明朝"/>
                    <w:color w:val="000000"/>
                    <w:sz w:val="14"/>
                    <w:szCs w:val="14"/>
                  </w:rPr>
                </w:rPrChange>
              </w:rPr>
            </w:pPr>
            <w:r w:rsidRPr="008369A4">
              <w:rPr>
                <w:rFonts w:ascii="ＭＳ 明朝" w:eastAsia="ＭＳ 明朝" w:hAnsi="ＭＳ 明朝" w:cs="ＭＳ 明朝" w:hint="eastAsia"/>
                <w:color w:val="000000"/>
                <w:sz w:val="14"/>
                <w:szCs w:val="14"/>
                <w:highlight w:val="yellow"/>
                <w:rPrChange w:id="545" w:author="jumpei.miyoshi@acctim.co.jp" w:date="2026-03-11T14:35:00Z" w16du:dateUtc="2026-03-11T05:35:00Z">
                  <w:rPr>
                    <w:rFonts w:ascii="ＭＳ 明朝" w:eastAsia="ＭＳ 明朝" w:hAnsi="ＭＳ 明朝" w:cs="ＭＳ 明朝" w:hint="eastAsia"/>
                    <w:color w:val="000000"/>
                    <w:sz w:val="14"/>
                    <w:szCs w:val="14"/>
                  </w:rPr>
                </w:rPrChange>
              </w:rPr>
              <w:t>―</w:t>
            </w:r>
          </w:p>
        </w:tc>
      </w:tr>
    </w:tbl>
    <w:p w14:paraId="179C0B65" w14:textId="48549D17" w:rsidR="001A25E0" w:rsidRPr="008369A4" w:rsidRDefault="001A25E0" w:rsidP="006F4521">
      <w:pPr>
        <w:autoSpaceDE w:val="0"/>
        <w:autoSpaceDN w:val="0"/>
        <w:adjustRightInd w:val="0"/>
        <w:snapToGrid w:val="0"/>
        <w:spacing w:line="360" w:lineRule="exact"/>
        <w:ind w:firstLineChars="100" w:firstLine="210"/>
        <w:rPr>
          <w:rFonts w:ascii="ＭＳ 明朝" w:eastAsia="ＭＳ 明朝" w:hAnsi="ＭＳ 明朝" w:cs="Times New Roman"/>
          <w:szCs w:val="20"/>
          <w:highlight w:val="yellow"/>
          <w:rPrChange w:id="546" w:author="jumpei.miyoshi@acctim.co.jp" w:date="2026-03-11T14:35:00Z" w16du:dateUtc="2026-03-11T05:35:00Z">
            <w:rPr>
              <w:rFonts w:ascii="ＭＳ 明朝" w:eastAsia="ＭＳ 明朝" w:hAnsi="ＭＳ 明朝" w:cs="Times New Roman"/>
              <w:szCs w:val="20"/>
            </w:rPr>
          </w:rPrChange>
        </w:rPr>
      </w:pPr>
      <w:r w:rsidRPr="008369A4">
        <w:rPr>
          <w:rFonts w:ascii="ＭＳ 明朝" w:eastAsia="ＭＳ 明朝" w:hAnsi="ＭＳ 明朝" w:cs="Times New Roman"/>
          <w:szCs w:val="20"/>
          <w:highlight w:val="yellow"/>
          <w:rPrChange w:id="547" w:author="jumpei.miyoshi@acctim.co.jp" w:date="2026-03-11T14:35:00Z" w16du:dateUtc="2026-03-11T05:35:00Z">
            <w:rPr>
              <w:rFonts w:ascii="ＭＳ 明朝" w:eastAsia="ＭＳ 明朝" w:hAnsi="ＭＳ 明朝" w:cs="Times New Roman"/>
              <w:szCs w:val="20"/>
            </w:rPr>
          </w:rPrChange>
        </w:rPr>
        <w:t>取引条件及び取引条件の決定方針等</w:t>
      </w:r>
    </w:p>
    <w:p w14:paraId="007C683B" w14:textId="77777777" w:rsidR="00777670" w:rsidRPr="008369A4" w:rsidRDefault="001A25E0" w:rsidP="00D634D0">
      <w:pPr>
        <w:ind w:leftChars="100" w:left="1155" w:hangingChars="450" w:hanging="945"/>
        <w:rPr>
          <w:rFonts w:ascii="Century" w:eastAsia="ＭＳ 明朝" w:hAnsi="Century" w:cs="Times New Roman"/>
          <w:szCs w:val="20"/>
          <w:highlight w:val="yellow"/>
          <w:rPrChange w:id="548" w:author="jumpei.miyoshi@acctim.co.jp" w:date="2026-03-11T14:35:00Z" w16du:dateUtc="2026-03-11T05:35:00Z">
            <w:rPr>
              <w:rFonts w:ascii="Century" w:eastAsia="ＭＳ 明朝" w:hAnsi="Century" w:cs="Times New Roman"/>
              <w:szCs w:val="20"/>
            </w:rPr>
          </w:rPrChange>
        </w:rPr>
      </w:pPr>
      <w:r w:rsidRPr="008369A4">
        <w:rPr>
          <w:rFonts w:ascii="Century" w:eastAsia="ＭＳ 明朝" w:hAnsi="Century" w:cs="Times New Roman" w:hint="eastAsia"/>
          <w:szCs w:val="20"/>
          <w:highlight w:val="yellow"/>
          <w:rPrChange w:id="549" w:author="jumpei.miyoshi@acctim.co.jp" w:date="2026-03-11T14:35:00Z" w16du:dateUtc="2026-03-11T05:35:00Z">
            <w:rPr>
              <w:rFonts w:ascii="Century" w:eastAsia="ＭＳ 明朝" w:hAnsi="Century" w:cs="Times New Roman" w:hint="eastAsia"/>
              <w:szCs w:val="20"/>
            </w:rPr>
          </w:rPrChange>
        </w:rPr>
        <w:t>（注）</w:t>
      </w:r>
      <w:r w:rsidR="00D634D0" w:rsidRPr="008369A4">
        <w:rPr>
          <w:rFonts w:ascii="Century" w:eastAsia="ＭＳ 明朝" w:hAnsi="Century" w:cs="Times New Roman" w:hint="eastAsia"/>
          <w:szCs w:val="20"/>
          <w:highlight w:val="yellow"/>
          <w:rPrChange w:id="550" w:author="jumpei.miyoshi@acctim.co.jp" w:date="2026-03-11T14:35:00Z" w16du:dateUtc="2026-03-11T05:35:00Z">
            <w:rPr>
              <w:rFonts w:ascii="Century" w:eastAsia="ＭＳ 明朝" w:hAnsi="Century" w:cs="Times New Roman" w:hint="eastAsia"/>
              <w:szCs w:val="20"/>
            </w:rPr>
          </w:rPrChange>
        </w:rPr>
        <w:t>当社は、銀行借入に対して代表取締役</w:t>
      </w:r>
      <w:r w:rsidR="00D634D0" w:rsidRPr="008369A4">
        <w:rPr>
          <w:rFonts w:ascii="Century" w:eastAsia="ＭＳ 明朝" w:hAnsi="Century" w:cs="Times New Roman"/>
          <w:szCs w:val="20"/>
          <w:highlight w:val="yellow"/>
          <w:rPrChange w:id="551" w:author="jumpei.miyoshi@acctim.co.jp" w:date="2026-03-11T14:35:00Z" w16du:dateUtc="2026-03-11T05:35:00Z">
            <w:rPr>
              <w:rFonts w:ascii="Century" w:eastAsia="ＭＳ 明朝" w:hAnsi="Century" w:cs="Times New Roman"/>
              <w:szCs w:val="20"/>
            </w:rPr>
          </w:rPrChange>
        </w:rPr>
        <w:t xml:space="preserve"> </w:t>
      </w:r>
      <w:r w:rsidR="00D634D0" w:rsidRPr="008369A4">
        <w:rPr>
          <w:rFonts w:ascii="Century" w:eastAsia="ＭＳ 明朝" w:hAnsi="Century" w:cs="Times New Roman" w:hint="eastAsia"/>
          <w:szCs w:val="20"/>
          <w:highlight w:val="yellow"/>
          <w:rPrChange w:id="552" w:author="jumpei.miyoshi@acctim.co.jp" w:date="2026-03-11T14:35:00Z" w16du:dateUtc="2026-03-11T05:35:00Z">
            <w:rPr>
              <w:rFonts w:ascii="Century" w:eastAsia="ＭＳ 明朝" w:hAnsi="Century" w:cs="Times New Roman" w:hint="eastAsia"/>
              <w:szCs w:val="20"/>
            </w:rPr>
          </w:rPrChange>
        </w:rPr>
        <w:t>福地隆史より債務保証を受けております。</w:t>
      </w:r>
    </w:p>
    <w:p w14:paraId="081C09DC" w14:textId="598C8FFB" w:rsidR="001A25E0" w:rsidRPr="008369A4" w:rsidRDefault="00D634D0" w:rsidP="00777670">
      <w:pPr>
        <w:ind w:leftChars="400" w:left="1155" w:hangingChars="150" w:hanging="315"/>
        <w:rPr>
          <w:rFonts w:ascii="Century" w:eastAsia="ＭＳ 明朝" w:hAnsi="Century" w:cs="Times New Roman"/>
          <w:szCs w:val="20"/>
          <w:highlight w:val="yellow"/>
          <w:rPrChange w:id="553" w:author="jumpei.miyoshi@acctim.co.jp" w:date="2026-03-11T14:35:00Z" w16du:dateUtc="2026-03-11T05:35:00Z">
            <w:rPr>
              <w:rFonts w:ascii="Century" w:eastAsia="ＭＳ 明朝" w:hAnsi="Century" w:cs="Times New Roman"/>
              <w:szCs w:val="20"/>
            </w:rPr>
          </w:rPrChange>
        </w:rPr>
      </w:pPr>
      <w:r w:rsidRPr="008369A4">
        <w:rPr>
          <w:rFonts w:ascii="Century" w:eastAsia="ＭＳ 明朝" w:hAnsi="Century" w:cs="Times New Roman" w:hint="eastAsia"/>
          <w:szCs w:val="20"/>
          <w:highlight w:val="yellow"/>
          <w:rPrChange w:id="554" w:author="jumpei.miyoshi@acctim.co.jp" w:date="2026-03-11T14:35:00Z" w16du:dateUtc="2026-03-11T05:35:00Z">
            <w:rPr>
              <w:rFonts w:ascii="Century" w:eastAsia="ＭＳ 明朝" w:hAnsi="Century" w:cs="Times New Roman" w:hint="eastAsia"/>
              <w:szCs w:val="20"/>
            </w:rPr>
          </w:rPrChange>
        </w:rPr>
        <w:t>なお、保証料等の支払いは行っておりません。</w:t>
      </w:r>
    </w:p>
    <w:p w14:paraId="696633B7" w14:textId="0B1AB010" w:rsidR="00094624" w:rsidRPr="008369A4" w:rsidRDefault="00094624" w:rsidP="008162AC">
      <w:pPr>
        <w:widowControl/>
        <w:rPr>
          <w:rFonts w:ascii="Century" w:eastAsia="ＭＳ 明朝" w:hAnsi="Century" w:cs="Times New Roman"/>
          <w:szCs w:val="20"/>
          <w:highlight w:val="yellow"/>
          <w:rPrChange w:id="555" w:author="jumpei.miyoshi@acctim.co.jp" w:date="2026-03-11T14:35:00Z" w16du:dateUtc="2026-03-11T05:35:00Z">
            <w:rPr>
              <w:rFonts w:ascii="Century" w:eastAsia="ＭＳ 明朝" w:hAnsi="Century" w:cs="Times New Roman"/>
              <w:szCs w:val="20"/>
            </w:rPr>
          </w:rPrChange>
        </w:rPr>
      </w:pPr>
    </w:p>
    <w:p w14:paraId="0B666FB5" w14:textId="77777777" w:rsidR="002E556D" w:rsidRPr="008369A4" w:rsidRDefault="002E556D" w:rsidP="008162AC">
      <w:pPr>
        <w:widowControl/>
        <w:rPr>
          <w:rFonts w:ascii="Century" w:eastAsia="ＭＳ 明朝" w:hAnsi="Century" w:cs="Times New Roman"/>
          <w:szCs w:val="20"/>
          <w:highlight w:val="yellow"/>
          <w:rPrChange w:id="556" w:author="jumpei.miyoshi@acctim.co.jp" w:date="2026-03-11T14:35:00Z" w16du:dateUtc="2026-03-11T05:35:00Z">
            <w:rPr>
              <w:rFonts w:ascii="Century" w:eastAsia="ＭＳ 明朝" w:hAnsi="Century" w:cs="Times New Roman"/>
              <w:szCs w:val="20"/>
            </w:rPr>
          </w:rPrChange>
        </w:rPr>
      </w:pPr>
    </w:p>
    <w:p w14:paraId="7A820496" w14:textId="77777777" w:rsidR="00D54599" w:rsidRPr="008369A4" w:rsidRDefault="00D54599" w:rsidP="00D54599">
      <w:pPr>
        <w:rPr>
          <w:rFonts w:ascii="Century" w:eastAsia="ＭＳ 明朝" w:hAnsi="Century" w:cs="Times New Roman"/>
          <w:szCs w:val="20"/>
          <w:highlight w:val="yellow"/>
          <w:rPrChange w:id="557" w:author="jumpei.miyoshi@acctim.co.jp" w:date="2026-03-11T14:35:00Z" w16du:dateUtc="2026-03-11T05:35:00Z">
            <w:rPr>
              <w:rFonts w:ascii="Century" w:eastAsia="ＭＳ 明朝" w:hAnsi="Century" w:cs="Times New Roman"/>
              <w:szCs w:val="20"/>
            </w:rPr>
          </w:rPrChange>
        </w:rPr>
      </w:pPr>
      <w:r w:rsidRPr="008369A4">
        <w:rPr>
          <w:rFonts w:ascii="Century" w:eastAsia="ＭＳ 明朝" w:hAnsi="Century" w:cs="Times New Roman" w:hint="eastAsia"/>
          <w:szCs w:val="20"/>
          <w:highlight w:val="yellow"/>
          <w:rPrChange w:id="558" w:author="jumpei.miyoshi@acctim.co.jp" w:date="2026-03-11T14:35:00Z" w16du:dateUtc="2026-03-11T05:35:00Z">
            <w:rPr>
              <w:rFonts w:ascii="Century" w:eastAsia="ＭＳ 明朝" w:hAnsi="Century" w:cs="Times New Roman" w:hint="eastAsia"/>
              <w:szCs w:val="20"/>
            </w:rPr>
          </w:rPrChange>
        </w:rPr>
        <w:t>１株当たり情報に関する注記</w:t>
      </w:r>
    </w:p>
    <w:p w14:paraId="68F6F12A" w14:textId="7A20B68A" w:rsidR="00D54599" w:rsidRPr="008369A4" w:rsidRDefault="00D54599" w:rsidP="00D54599">
      <w:pPr>
        <w:rPr>
          <w:rFonts w:ascii="ＭＳ 明朝" w:eastAsia="ＭＳ 明朝" w:hAnsi="ＭＳ 明朝" w:cs="Times New Roman"/>
          <w:szCs w:val="20"/>
          <w:highlight w:val="yellow"/>
          <w:rPrChange w:id="559" w:author="jumpei.miyoshi@acctim.co.jp" w:date="2026-03-11T14:35:00Z" w16du:dateUtc="2026-03-11T05:35:00Z">
            <w:rPr>
              <w:rFonts w:ascii="ＭＳ 明朝" w:eastAsia="ＭＳ 明朝" w:hAnsi="ＭＳ 明朝" w:cs="Times New Roman"/>
              <w:szCs w:val="20"/>
            </w:rPr>
          </w:rPrChange>
        </w:rPr>
      </w:pPr>
      <w:r w:rsidRPr="008369A4">
        <w:rPr>
          <w:rFonts w:ascii="Century" w:eastAsia="ＭＳ 明朝" w:hAnsi="Century" w:cs="Times New Roman" w:hint="eastAsia"/>
          <w:szCs w:val="20"/>
          <w:highlight w:val="yellow"/>
          <w:rPrChange w:id="560" w:author="jumpei.miyoshi@acctim.co.jp" w:date="2026-03-11T14:35:00Z" w16du:dateUtc="2026-03-11T05:35:00Z">
            <w:rPr>
              <w:rFonts w:ascii="Century" w:eastAsia="ＭＳ 明朝" w:hAnsi="Century" w:cs="Times New Roman" w:hint="eastAsia"/>
              <w:szCs w:val="20"/>
            </w:rPr>
          </w:rPrChange>
        </w:rPr>
        <w:t xml:space="preserve">　　１．１株当たり純資産額　　　　　　　　　　　</w:t>
      </w:r>
      <w:del w:id="561" w:author="桒野 陽太" w:date="2026-03-10T13:31:00Z" w16du:dateUtc="2026-03-10T04:31:00Z">
        <w:r w:rsidR="0058210F" w:rsidRPr="008369A4">
          <w:rPr>
            <w:rFonts w:ascii="ＭＳ 明朝" w:eastAsia="ＭＳ 明朝" w:hAnsi="ＭＳ 明朝" w:cs="Times New Roman"/>
            <w:szCs w:val="20"/>
            <w:highlight w:val="yellow"/>
            <w:rPrChange w:id="562" w:author="jumpei.miyoshi@acctim.co.jp" w:date="2026-03-11T14:35:00Z" w16du:dateUtc="2026-03-11T05:35:00Z">
              <w:rPr>
                <w:rFonts w:ascii="ＭＳ 明朝" w:eastAsia="ＭＳ 明朝" w:hAnsi="ＭＳ 明朝" w:cs="Times New Roman"/>
                <w:szCs w:val="20"/>
              </w:rPr>
            </w:rPrChange>
          </w:rPr>
          <w:delText>6,073,324</w:delText>
        </w:r>
      </w:del>
      <w:ins w:id="563" w:author="桒野 陽太" w:date="2026-03-10T13:32:00Z" w16du:dateUtc="2026-03-10T04:32:00Z">
        <w:r w:rsidR="00767414" w:rsidRPr="008369A4">
          <w:rPr>
            <w:rFonts w:ascii="ＭＳ 明朝" w:eastAsia="ＭＳ 明朝" w:hAnsi="ＭＳ 明朝" w:cs="Times New Roman" w:hint="eastAsia"/>
            <w:szCs w:val="20"/>
            <w:highlight w:val="yellow"/>
          </w:rPr>
          <w:t>7,005,172</w:t>
        </w:r>
      </w:ins>
      <w:r w:rsidRPr="008369A4">
        <w:rPr>
          <w:rFonts w:ascii="ＭＳ 明朝" w:eastAsia="ＭＳ 明朝" w:hAnsi="ＭＳ 明朝" w:cs="Times New Roman" w:hint="eastAsia"/>
          <w:szCs w:val="20"/>
          <w:highlight w:val="yellow"/>
          <w:rPrChange w:id="564" w:author="jumpei.miyoshi@acctim.co.jp" w:date="2026-03-11T14:35:00Z" w16du:dateUtc="2026-03-11T05:35:00Z">
            <w:rPr>
              <w:rFonts w:ascii="ＭＳ 明朝" w:eastAsia="ＭＳ 明朝" w:hAnsi="ＭＳ 明朝" w:cs="Times New Roman" w:hint="eastAsia"/>
              <w:szCs w:val="20"/>
            </w:rPr>
          </w:rPrChange>
        </w:rPr>
        <w:t>円</w:t>
      </w:r>
      <w:ins w:id="565" w:author="桒野 陽太" w:date="2026-03-10T13:32:00Z" w16du:dateUtc="2026-03-10T04:32:00Z">
        <w:r w:rsidR="00767414" w:rsidRPr="008369A4">
          <w:rPr>
            <w:rFonts w:ascii="ＭＳ 明朝" w:eastAsia="ＭＳ 明朝" w:hAnsi="ＭＳ 明朝" w:cs="Times New Roman" w:hint="eastAsia"/>
            <w:szCs w:val="20"/>
            <w:highlight w:val="yellow"/>
          </w:rPr>
          <w:t>85</w:t>
        </w:r>
      </w:ins>
      <w:del w:id="566" w:author="桒野 陽太" w:date="2026-03-10T13:32:00Z" w16du:dateUtc="2026-03-10T04:32:00Z">
        <w:r w:rsidR="0058210F" w:rsidRPr="008369A4">
          <w:rPr>
            <w:rFonts w:ascii="ＭＳ 明朝" w:eastAsia="ＭＳ 明朝" w:hAnsi="ＭＳ 明朝" w:cs="Times New Roman"/>
            <w:szCs w:val="20"/>
            <w:highlight w:val="yellow"/>
            <w:rPrChange w:id="567" w:author="jumpei.miyoshi@acctim.co.jp" w:date="2026-03-11T14:35:00Z" w16du:dateUtc="2026-03-11T05:35:00Z">
              <w:rPr>
                <w:rFonts w:ascii="ＭＳ 明朝" w:eastAsia="ＭＳ 明朝" w:hAnsi="ＭＳ 明朝" w:cs="Times New Roman"/>
                <w:szCs w:val="20"/>
              </w:rPr>
            </w:rPrChange>
          </w:rPr>
          <w:delText>73</w:delText>
        </w:r>
      </w:del>
      <w:r w:rsidRPr="008369A4">
        <w:rPr>
          <w:rFonts w:ascii="ＭＳ 明朝" w:eastAsia="ＭＳ 明朝" w:hAnsi="ＭＳ 明朝" w:cs="Times New Roman" w:hint="eastAsia"/>
          <w:szCs w:val="20"/>
          <w:highlight w:val="yellow"/>
          <w:rPrChange w:id="568" w:author="jumpei.miyoshi@acctim.co.jp" w:date="2026-03-11T14:35:00Z" w16du:dateUtc="2026-03-11T05:35:00Z">
            <w:rPr>
              <w:rFonts w:ascii="ＭＳ 明朝" w:eastAsia="ＭＳ 明朝" w:hAnsi="ＭＳ 明朝" w:cs="Times New Roman" w:hint="eastAsia"/>
              <w:szCs w:val="20"/>
            </w:rPr>
          </w:rPrChange>
        </w:rPr>
        <w:t>銭</w:t>
      </w:r>
    </w:p>
    <w:p w14:paraId="65F28F31" w14:textId="4DE159EF" w:rsidR="00D54599" w:rsidRPr="00D54599" w:rsidRDefault="00D54599" w:rsidP="00D34E0A">
      <w:pPr>
        <w:rPr>
          <w:rFonts w:ascii="Century" w:eastAsia="ＭＳ 明朝" w:hAnsi="Century" w:cs="Times New Roman"/>
          <w:szCs w:val="20"/>
        </w:rPr>
      </w:pPr>
      <w:r w:rsidRPr="008369A4">
        <w:rPr>
          <w:rFonts w:ascii="ＭＳ 明朝" w:eastAsia="ＭＳ 明朝" w:hAnsi="ＭＳ 明朝" w:cs="Times New Roman" w:hint="eastAsia"/>
          <w:szCs w:val="20"/>
          <w:highlight w:val="yellow"/>
          <w:rPrChange w:id="569" w:author="jumpei.miyoshi@acctim.co.jp" w:date="2026-03-11T14:35:00Z" w16du:dateUtc="2026-03-11T05:35:00Z">
            <w:rPr>
              <w:rFonts w:ascii="ＭＳ 明朝" w:eastAsia="ＭＳ 明朝" w:hAnsi="ＭＳ 明朝" w:cs="Times New Roman" w:hint="eastAsia"/>
              <w:szCs w:val="20"/>
            </w:rPr>
          </w:rPrChange>
        </w:rPr>
        <w:t xml:space="preserve">　　２．１株当たり当期純利益　　　　　　　　　　</w:t>
      </w:r>
      <w:del w:id="570" w:author="桒野 陽太" w:date="2026-03-10T13:31:00Z" w16du:dateUtc="2026-03-10T04:31:00Z">
        <w:r w:rsidR="0058210F" w:rsidRPr="008369A4">
          <w:rPr>
            <w:rFonts w:ascii="ＭＳ 明朝" w:eastAsia="ＭＳ 明朝" w:hAnsi="ＭＳ 明朝" w:cs="Times New Roman"/>
            <w:szCs w:val="20"/>
            <w:highlight w:val="yellow"/>
            <w:rPrChange w:id="571" w:author="jumpei.miyoshi@acctim.co.jp" w:date="2026-03-11T14:35:00Z" w16du:dateUtc="2026-03-11T05:35:00Z">
              <w:rPr>
                <w:rFonts w:ascii="ＭＳ 明朝" w:eastAsia="ＭＳ 明朝" w:hAnsi="ＭＳ 明朝" w:cs="Times New Roman"/>
                <w:szCs w:val="20"/>
              </w:rPr>
            </w:rPrChange>
          </w:rPr>
          <w:delText>1,624,927</w:delText>
        </w:r>
      </w:del>
      <w:ins w:id="572" w:author="桒野 陽太" w:date="2026-03-10T13:31:00Z" w16du:dateUtc="2026-03-10T04:31:00Z">
        <w:r w:rsidR="004C12D3" w:rsidRPr="008369A4">
          <w:rPr>
            <w:rFonts w:ascii="ＭＳ 明朝" w:eastAsia="ＭＳ 明朝" w:hAnsi="ＭＳ 明朝" w:cs="Times New Roman" w:hint="eastAsia"/>
            <w:szCs w:val="20"/>
            <w:highlight w:val="yellow"/>
          </w:rPr>
          <w:t>1,586,888</w:t>
        </w:r>
      </w:ins>
      <w:r w:rsidR="004555F4" w:rsidRPr="008369A4">
        <w:rPr>
          <w:rFonts w:ascii="ＭＳ 明朝" w:eastAsia="ＭＳ 明朝" w:hAnsi="ＭＳ 明朝" w:cs="Times New Roman" w:hint="eastAsia"/>
          <w:szCs w:val="20"/>
          <w:highlight w:val="yellow"/>
          <w:rPrChange w:id="573" w:author="jumpei.miyoshi@acctim.co.jp" w:date="2026-03-11T14:35:00Z" w16du:dateUtc="2026-03-11T05:35:00Z">
            <w:rPr>
              <w:rFonts w:ascii="ＭＳ 明朝" w:eastAsia="ＭＳ 明朝" w:hAnsi="ＭＳ 明朝" w:cs="Times New Roman" w:hint="eastAsia"/>
              <w:szCs w:val="20"/>
            </w:rPr>
          </w:rPrChange>
        </w:rPr>
        <w:t>円</w:t>
      </w:r>
      <w:ins w:id="574" w:author="桒野 陽太" w:date="2026-03-10T13:31:00Z" w16du:dateUtc="2026-03-10T04:31:00Z">
        <w:r w:rsidR="00AE0C45" w:rsidRPr="008369A4">
          <w:rPr>
            <w:rFonts w:ascii="ＭＳ 明朝" w:eastAsia="ＭＳ 明朝" w:hAnsi="ＭＳ 明朝" w:cs="Times New Roman" w:hint="eastAsia"/>
            <w:szCs w:val="20"/>
            <w:highlight w:val="yellow"/>
          </w:rPr>
          <w:t>52</w:t>
        </w:r>
      </w:ins>
      <w:del w:id="575" w:author="桒野 陽太" w:date="2026-03-10T13:31:00Z" w16du:dateUtc="2026-03-10T04:31:00Z">
        <w:r w:rsidR="0058210F" w:rsidRPr="008369A4">
          <w:rPr>
            <w:rFonts w:ascii="ＭＳ 明朝" w:eastAsia="ＭＳ 明朝" w:hAnsi="ＭＳ 明朝" w:cs="Times New Roman"/>
            <w:szCs w:val="20"/>
            <w:highlight w:val="yellow"/>
            <w:rPrChange w:id="576" w:author="jumpei.miyoshi@acctim.co.jp" w:date="2026-03-11T14:35:00Z" w16du:dateUtc="2026-03-11T05:35:00Z">
              <w:rPr>
                <w:rFonts w:ascii="ＭＳ 明朝" w:eastAsia="ＭＳ 明朝" w:hAnsi="ＭＳ 明朝" w:cs="Times New Roman"/>
                <w:szCs w:val="20"/>
              </w:rPr>
            </w:rPrChange>
          </w:rPr>
          <w:delText>61</w:delText>
        </w:r>
      </w:del>
      <w:r w:rsidR="004555F4" w:rsidRPr="008369A4">
        <w:rPr>
          <w:rFonts w:ascii="ＭＳ 明朝" w:eastAsia="ＭＳ 明朝" w:hAnsi="ＭＳ 明朝" w:cs="Times New Roman" w:hint="eastAsia"/>
          <w:szCs w:val="20"/>
          <w:highlight w:val="yellow"/>
          <w:rPrChange w:id="577" w:author="jumpei.miyoshi@acctim.co.jp" w:date="2026-03-11T14:35:00Z" w16du:dateUtc="2026-03-11T05:35:00Z">
            <w:rPr>
              <w:rFonts w:ascii="ＭＳ 明朝" w:eastAsia="ＭＳ 明朝" w:hAnsi="ＭＳ 明朝" w:cs="Times New Roman" w:hint="eastAsia"/>
              <w:szCs w:val="20"/>
            </w:rPr>
          </w:rPrChange>
        </w:rPr>
        <w:t>銭</w:t>
      </w:r>
    </w:p>
    <w:p w14:paraId="1E0721D4" w14:textId="77777777" w:rsidR="00D34E0A" w:rsidRDefault="00D34E0A" w:rsidP="00D54599">
      <w:pPr>
        <w:jc w:val="right"/>
        <w:rPr>
          <w:rFonts w:ascii="Century" w:eastAsia="ＭＳ 明朝" w:hAnsi="Century" w:cs="Times New Roman"/>
          <w:szCs w:val="20"/>
        </w:rPr>
      </w:pPr>
    </w:p>
    <w:p w14:paraId="256C47B5" w14:textId="6057A94F" w:rsidR="00D54599" w:rsidRPr="00D54599" w:rsidRDefault="00D54599" w:rsidP="00D54599">
      <w:pPr>
        <w:jc w:val="right"/>
        <w:rPr>
          <w:rFonts w:ascii="Century" w:eastAsia="ＭＳ 明朝" w:hAnsi="Century" w:cs="Times New Roman"/>
          <w:szCs w:val="20"/>
        </w:rPr>
      </w:pPr>
      <w:r w:rsidRPr="00D54599">
        <w:rPr>
          <w:rFonts w:ascii="Century" w:eastAsia="ＭＳ 明朝" w:hAnsi="Century" w:cs="Times New Roman" w:hint="eastAsia"/>
          <w:szCs w:val="20"/>
        </w:rPr>
        <w:t>以　上</w:t>
      </w:r>
    </w:p>
    <w:sectPr w:rsidR="00D54599" w:rsidRPr="00D54599" w:rsidSect="006E7D89">
      <w:footerReference w:type="even" r:id="rId11"/>
      <w:footerReference w:type="default" r:id="rId12"/>
      <w:footerReference w:type="first" r:id="rId13"/>
      <w:pgSz w:w="11906" w:h="16838" w:code="9"/>
      <w:pgMar w:top="1134" w:right="1418" w:bottom="1134" w:left="1418" w:header="454" w:footer="567" w:gutter="0"/>
      <w:pgNumType w:start="1"/>
      <w:cols w:space="425"/>
      <w:titlePg/>
      <w:docGrid w:type="lines"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22D8C" w14:textId="77777777" w:rsidR="006C49BA" w:rsidRDefault="006C49BA">
      <w:r>
        <w:separator/>
      </w:r>
    </w:p>
  </w:endnote>
  <w:endnote w:type="continuationSeparator" w:id="0">
    <w:p w14:paraId="68C6D96E" w14:textId="77777777" w:rsidR="006C49BA" w:rsidRDefault="006C4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5A9C" w14:textId="77777777" w:rsidR="0004597B" w:rsidRDefault="0004597B">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14:paraId="3EE4B25E" w14:textId="77777777" w:rsidR="0004597B" w:rsidRDefault="0004597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1293" w14:textId="77777777" w:rsidR="0004597B" w:rsidRDefault="0004597B">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noProof/>
      </w:rPr>
      <w:t>16</w:t>
    </w:r>
    <w:r>
      <w:rPr>
        <w:rStyle w:val="af1"/>
      </w:rPr>
      <w:fldChar w:fldCharType="end"/>
    </w:r>
  </w:p>
  <w:p w14:paraId="01848D1D" w14:textId="77777777" w:rsidR="0004597B" w:rsidRDefault="0004597B">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668028"/>
      <w:docPartObj>
        <w:docPartGallery w:val="Page Numbers (Bottom of Page)"/>
        <w:docPartUnique/>
      </w:docPartObj>
    </w:sdtPr>
    <w:sdtContent>
      <w:p w14:paraId="6906CF47" w14:textId="00323BCC" w:rsidR="00FB20CB" w:rsidRDefault="00FB20CB">
        <w:pPr>
          <w:pStyle w:val="af"/>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59939" w14:textId="77777777" w:rsidR="006C49BA" w:rsidRDefault="006C49BA">
      <w:r>
        <w:separator/>
      </w:r>
    </w:p>
  </w:footnote>
  <w:footnote w:type="continuationSeparator" w:id="0">
    <w:p w14:paraId="72A97331" w14:textId="77777777" w:rsidR="006C49BA" w:rsidRDefault="006C49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A63"/>
    <w:multiLevelType w:val="singleLevel"/>
    <w:tmpl w:val="6004001A"/>
    <w:lvl w:ilvl="0">
      <w:start w:val="1"/>
      <w:numFmt w:val="decimalEnclosedCircle"/>
      <w:lvlText w:val="%1"/>
      <w:lvlJc w:val="left"/>
      <w:pPr>
        <w:tabs>
          <w:tab w:val="num" w:pos="1170"/>
        </w:tabs>
        <w:ind w:left="1170" w:hanging="210"/>
      </w:pPr>
      <w:rPr>
        <w:rFonts w:hint="eastAsia"/>
      </w:rPr>
    </w:lvl>
  </w:abstractNum>
  <w:abstractNum w:abstractNumId="1" w15:restartNumberingAfterBreak="0">
    <w:nsid w:val="0E4B10B7"/>
    <w:multiLevelType w:val="hybridMultilevel"/>
    <w:tmpl w:val="D326FCA0"/>
    <w:lvl w:ilvl="0" w:tplc="BBCC2690">
      <w:start w:val="2"/>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 w15:restartNumberingAfterBreak="0">
    <w:nsid w:val="10815495"/>
    <w:multiLevelType w:val="singleLevel"/>
    <w:tmpl w:val="3D10152C"/>
    <w:lvl w:ilvl="0">
      <w:start w:val="1"/>
      <w:numFmt w:val="decimalFullWidth"/>
      <w:lvlText w:val="（%1）"/>
      <w:lvlJc w:val="left"/>
      <w:pPr>
        <w:tabs>
          <w:tab w:val="num" w:pos="630"/>
        </w:tabs>
        <w:ind w:left="630" w:hanging="630"/>
      </w:pPr>
      <w:rPr>
        <w:rFonts w:hint="eastAsia"/>
      </w:rPr>
    </w:lvl>
  </w:abstractNum>
  <w:abstractNum w:abstractNumId="3" w15:restartNumberingAfterBreak="0">
    <w:nsid w:val="113C5779"/>
    <w:multiLevelType w:val="hybridMultilevel"/>
    <w:tmpl w:val="A9C21AEC"/>
    <w:lvl w:ilvl="0" w:tplc="590206B4">
      <w:start w:val="1"/>
      <w:numFmt w:val="decimalFullWidth"/>
      <w:lvlText w:val="（%1）"/>
      <w:lvlJc w:val="left"/>
      <w:pPr>
        <w:ind w:left="1140" w:hanging="7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15156E8D"/>
    <w:multiLevelType w:val="hybridMultilevel"/>
    <w:tmpl w:val="B7002ACE"/>
    <w:lvl w:ilvl="0" w:tplc="0DFE2E4E">
      <w:start w:val="1"/>
      <w:numFmt w:val="decimalFullWidth"/>
      <w:lvlText w:val="%1．"/>
      <w:lvlJc w:val="left"/>
      <w:pPr>
        <w:tabs>
          <w:tab w:val="num" w:pos="1050"/>
        </w:tabs>
        <w:ind w:left="1050" w:hanging="42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5" w15:restartNumberingAfterBreak="0">
    <w:nsid w:val="227C1A35"/>
    <w:multiLevelType w:val="hybridMultilevel"/>
    <w:tmpl w:val="03623550"/>
    <w:lvl w:ilvl="0" w:tplc="227EAEA2">
      <w:start w:val="1"/>
      <w:numFmt w:val="decimalFullWidth"/>
      <w:lvlText w:val="%1．"/>
      <w:lvlJc w:val="left"/>
      <w:pPr>
        <w:ind w:left="636" w:hanging="432"/>
      </w:pPr>
      <w:rPr>
        <w:rFonts w:hint="default"/>
      </w:rPr>
    </w:lvl>
    <w:lvl w:ilvl="1" w:tplc="04090017" w:tentative="1">
      <w:start w:val="1"/>
      <w:numFmt w:val="aiueoFullWidth"/>
      <w:lvlText w:val="(%2)"/>
      <w:lvlJc w:val="left"/>
      <w:pPr>
        <w:ind w:left="1084" w:hanging="440"/>
      </w:pPr>
    </w:lvl>
    <w:lvl w:ilvl="2" w:tplc="04090011" w:tentative="1">
      <w:start w:val="1"/>
      <w:numFmt w:val="decimalEnclosedCircle"/>
      <w:lvlText w:val="%3"/>
      <w:lvlJc w:val="left"/>
      <w:pPr>
        <w:ind w:left="1524" w:hanging="440"/>
      </w:pPr>
    </w:lvl>
    <w:lvl w:ilvl="3" w:tplc="0409000F" w:tentative="1">
      <w:start w:val="1"/>
      <w:numFmt w:val="decimal"/>
      <w:lvlText w:val="%4."/>
      <w:lvlJc w:val="left"/>
      <w:pPr>
        <w:ind w:left="1964" w:hanging="440"/>
      </w:pPr>
    </w:lvl>
    <w:lvl w:ilvl="4" w:tplc="04090017" w:tentative="1">
      <w:start w:val="1"/>
      <w:numFmt w:val="aiueoFullWidth"/>
      <w:lvlText w:val="(%5)"/>
      <w:lvlJc w:val="left"/>
      <w:pPr>
        <w:ind w:left="2404" w:hanging="440"/>
      </w:pPr>
    </w:lvl>
    <w:lvl w:ilvl="5" w:tplc="04090011" w:tentative="1">
      <w:start w:val="1"/>
      <w:numFmt w:val="decimalEnclosedCircle"/>
      <w:lvlText w:val="%6"/>
      <w:lvlJc w:val="left"/>
      <w:pPr>
        <w:ind w:left="2844" w:hanging="440"/>
      </w:pPr>
    </w:lvl>
    <w:lvl w:ilvl="6" w:tplc="0409000F" w:tentative="1">
      <w:start w:val="1"/>
      <w:numFmt w:val="decimal"/>
      <w:lvlText w:val="%7."/>
      <w:lvlJc w:val="left"/>
      <w:pPr>
        <w:ind w:left="3284" w:hanging="440"/>
      </w:pPr>
    </w:lvl>
    <w:lvl w:ilvl="7" w:tplc="04090017" w:tentative="1">
      <w:start w:val="1"/>
      <w:numFmt w:val="aiueoFullWidth"/>
      <w:lvlText w:val="(%8)"/>
      <w:lvlJc w:val="left"/>
      <w:pPr>
        <w:ind w:left="3724" w:hanging="440"/>
      </w:pPr>
    </w:lvl>
    <w:lvl w:ilvl="8" w:tplc="04090011" w:tentative="1">
      <w:start w:val="1"/>
      <w:numFmt w:val="decimalEnclosedCircle"/>
      <w:lvlText w:val="%9"/>
      <w:lvlJc w:val="left"/>
      <w:pPr>
        <w:ind w:left="4164" w:hanging="440"/>
      </w:pPr>
    </w:lvl>
  </w:abstractNum>
  <w:abstractNum w:abstractNumId="6" w15:restartNumberingAfterBreak="0">
    <w:nsid w:val="23A53617"/>
    <w:multiLevelType w:val="singleLevel"/>
    <w:tmpl w:val="BC9ADAF2"/>
    <w:lvl w:ilvl="0">
      <w:start w:val="1"/>
      <w:numFmt w:val="decimalEnclosedCircle"/>
      <w:lvlText w:val="%1"/>
      <w:lvlJc w:val="left"/>
      <w:pPr>
        <w:tabs>
          <w:tab w:val="num" w:pos="1170"/>
        </w:tabs>
        <w:ind w:left="1170" w:hanging="210"/>
      </w:pPr>
      <w:rPr>
        <w:rFonts w:hint="eastAsia"/>
        <w:lang w:val="en-US"/>
      </w:rPr>
    </w:lvl>
  </w:abstractNum>
  <w:abstractNum w:abstractNumId="7" w15:restartNumberingAfterBreak="0">
    <w:nsid w:val="2ED72387"/>
    <w:multiLevelType w:val="hybridMultilevel"/>
    <w:tmpl w:val="46EAE882"/>
    <w:lvl w:ilvl="0" w:tplc="98DEED4E">
      <w:start w:val="1"/>
      <w:numFmt w:val="decimalFullWidth"/>
      <w:lvlText w:val="（%1）"/>
      <w:lvlJc w:val="left"/>
      <w:pPr>
        <w:tabs>
          <w:tab w:val="num" w:pos="1140"/>
        </w:tabs>
        <w:ind w:left="1140" w:hanging="72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 w15:restartNumberingAfterBreak="0">
    <w:nsid w:val="382E0208"/>
    <w:multiLevelType w:val="singleLevel"/>
    <w:tmpl w:val="1890AC72"/>
    <w:lvl w:ilvl="0">
      <w:start w:val="1"/>
      <w:numFmt w:val="decimalEnclosedCircle"/>
      <w:lvlText w:val="%1"/>
      <w:lvlJc w:val="left"/>
      <w:pPr>
        <w:tabs>
          <w:tab w:val="num" w:pos="1170"/>
        </w:tabs>
        <w:ind w:left="1170" w:hanging="210"/>
      </w:pPr>
      <w:rPr>
        <w:rFonts w:hint="eastAsia"/>
      </w:rPr>
    </w:lvl>
  </w:abstractNum>
  <w:abstractNum w:abstractNumId="9" w15:restartNumberingAfterBreak="0">
    <w:nsid w:val="3B66728F"/>
    <w:multiLevelType w:val="hybridMultilevel"/>
    <w:tmpl w:val="F6CEFF32"/>
    <w:lvl w:ilvl="0" w:tplc="8B9C7E70">
      <w:start w:val="1"/>
      <w:numFmt w:val="decimalFullWidth"/>
      <w:lvlText w:val="%1．"/>
      <w:lvlJc w:val="left"/>
      <w:pPr>
        <w:tabs>
          <w:tab w:val="num" w:pos="840"/>
        </w:tabs>
        <w:ind w:left="840" w:hanging="42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0" w15:restartNumberingAfterBreak="0">
    <w:nsid w:val="3D0A6473"/>
    <w:multiLevelType w:val="hybridMultilevel"/>
    <w:tmpl w:val="507AD050"/>
    <w:lvl w:ilvl="0" w:tplc="3BD2651C">
      <w:start w:val="1"/>
      <w:numFmt w:val="decimal"/>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1" w15:restartNumberingAfterBreak="0">
    <w:nsid w:val="3E784729"/>
    <w:multiLevelType w:val="hybridMultilevel"/>
    <w:tmpl w:val="BE427D9E"/>
    <w:lvl w:ilvl="0" w:tplc="8C3C865A">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15:restartNumberingAfterBreak="0">
    <w:nsid w:val="3ED129BA"/>
    <w:multiLevelType w:val="hybridMultilevel"/>
    <w:tmpl w:val="4ADC2788"/>
    <w:lvl w:ilvl="0" w:tplc="69DC9114">
      <w:start w:val="5"/>
      <w:numFmt w:val="decimalFullWidth"/>
      <w:lvlText w:val="第%1条"/>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45087987"/>
    <w:multiLevelType w:val="hybridMultilevel"/>
    <w:tmpl w:val="F5988040"/>
    <w:lvl w:ilvl="0" w:tplc="FE12914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4EE910E4"/>
    <w:multiLevelType w:val="singleLevel"/>
    <w:tmpl w:val="30D81642"/>
    <w:lvl w:ilvl="0">
      <w:start w:val="1"/>
      <w:numFmt w:val="decimalEnclosedCircle"/>
      <w:lvlText w:val="%1"/>
      <w:lvlJc w:val="left"/>
      <w:pPr>
        <w:tabs>
          <w:tab w:val="num" w:pos="1020"/>
        </w:tabs>
        <w:ind w:left="1020" w:hanging="360"/>
      </w:pPr>
      <w:rPr>
        <w:rFonts w:ascii="Times New Roman" w:eastAsia="Times New Roman" w:hAnsi="Times New Roman" w:cs="Times New Roman"/>
      </w:rPr>
    </w:lvl>
  </w:abstractNum>
  <w:abstractNum w:abstractNumId="15" w15:restartNumberingAfterBreak="0">
    <w:nsid w:val="59CD5D3C"/>
    <w:multiLevelType w:val="hybridMultilevel"/>
    <w:tmpl w:val="C03677A8"/>
    <w:lvl w:ilvl="0" w:tplc="04626180">
      <w:start w:val="1"/>
      <w:numFmt w:val="bullet"/>
      <w:lvlText w:val="※"/>
      <w:lvlJc w:val="left"/>
      <w:pPr>
        <w:tabs>
          <w:tab w:val="num" w:pos="1200"/>
        </w:tabs>
        <w:ind w:left="1200" w:hanging="360"/>
      </w:pPr>
      <w:rPr>
        <w:rFonts w:ascii="ＭＳ 明朝" w:eastAsia="ＭＳ 明朝" w:hAnsi="ＭＳ 明朝" w:cs="ＭＳ Ｐゴシック" w:hint="eastAsia"/>
      </w:rPr>
    </w:lvl>
    <w:lvl w:ilvl="1" w:tplc="0409000B" w:tentative="1">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16" w15:restartNumberingAfterBreak="0">
    <w:nsid w:val="5D5A1C1D"/>
    <w:multiLevelType w:val="hybridMultilevel"/>
    <w:tmpl w:val="4CBC51AE"/>
    <w:lvl w:ilvl="0" w:tplc="9CB8C5BC">
      <w:start w:val="4"/>
      <w:numFmt w:val="decimalFullWidth"/>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 w15:restartNumberingAfterBreak="0">
    <w:nsid w:val="609E4AE0"/>
    <w:multiLevelType w:val="singleLevel"/>
    <w:tmpl w:val="86FE4CDC"/>
    <w:lvl w:ilvl="0">
      <w:start w:val="1"/>
      <w:numFmt w:val="decimalFullWidth"/>
      <w:lvlText w:val="%1．"/>
      <w:lvlJc w:val="left"/>
      <w:pPr>
        <w:tabs>
          <w:tab w:val="num" w:pos="420"/>
        </w:tabs>
        <w:ind w:left="420" w:hanging="420"/>
      </w:pPr>
      <w:rPr>
        <w:rFonts w:hint="eastAsia"/>
      </w:rPr>
    </w:lvl>
  </w:abstractNum>
  <w:abstractNum w:abstractNumId="18" w15:restartNumberingAfterBreak="0">
    <w:nsid w:val="74C202FC"/>
    <w:multiLevelType w:val="singleLevel"/>
    <w:tmpl w:val="4E660F0E"/>
    <w:lvl w:ilvl="0">
      <w:start w:val="1"/>
      <w:numFmt w:val="decimalEnclosedCircle"/>
      <w:lvlText w:val="%1"/>
      <w:lvlJc w:val="left"/>
      <w:pPr>
        <w:tabs>
          <w:tab w:val="num" w:pos="1170"/>
        </w:tabs>
        <w:ind w:left="1170" w:hanging="210"/>
      </w:pPr>
      <w:rPr>
        <w:rFonts w:hint="eastAsia"/>
      </w:rPr>
    </w:lvl>
  </w:abstractNum>
  <w:num w:numId="1" w16cid:durableId="1608272948">
    <w:abstractNumId w:val="14"/>
    <w:lvlOverride w:ilvl="0">
      <w:startOverride w:val="1"/>
    </w:lvlOverride>
  </w:num>
  <w:num w:numId="2" w16cid:durableId="862011593">
    <w:abstractNumId w:val="17"/>
    <w:lvlOverride w:ilvl="0">
      <w:startOverride w:val="1"/>
    </w:lvlOverride>
  </w:num>
  <w:num w:numId="3" w16cid:durableId="2074888297">
    <w:abstractNumId w:val="9"/>
  </w:num>
  <w:num w:numId="4" w16cid:durableId="1264918599">
    <w:abstractNumId w:val="2"/>
    <w:lvlOverride w:ilvl="0">
      <w:startOverride w:val="1"/>
    </w:lvlOverride>
  </w:num>
  <w:num w:numId="5" w16cid:durableId="1756899305">
    <w:abstractNumId w:val="18"/>
    <w:lvlOverride w:ilvl="0">
      <w:startOverride w:val="1"/>
    </w:lvlOverride>
  </w:num>
  <w:num w:numId="6" w16cid:durableId="1327591990">
    <w:abstractNumId w:val="0"/>
    <w:lvlOverride w:ilvl="0">
      <w:startOverride w:val="1"/>
    </w:lvlOverride>
  </w:num>
  <w:num w:numId="7" w16cid:durableId="1522671659">
    <w:abstractNumId w:val="8"/>
    <w:lvlOverride w:ilvl="0">
      <w:startOverride w:val="1"/>
    </w:lvlOverride>
  </w:num>
  <w:num w:numId="8" w16cid:durableId="782729155">
    <w:abstractNumId w:val="12"/>
  </w:num>
  <w:num w:numId="9" w16cid:durableId="1653289557">
    <w:abstractNumId w:val="15"/>
  </w:num>
  <w:num w:numId="10" w16cid:durableId="1247573538">
    <w:abstractNumId w:val="10"/>
  </w:num>
  <w:num w:numId="11" w16cid:durableId="265235474">
    <w:abstractNumId w:val="7"/>
  </w:num>
  <w:num w:numId="12" w16cid:durableId="319890717">
    <w:abstractNumId w:val="4"/>
  </w:num>
  <w:num w:numId="13" w16cid:durableId="1206715153">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32604324">
    <w:abstractNumId w:val="1"/>
  </w:num>
  <w:num w:numId="15" w16cid:durableId="536504919">
    <w:abstractNumId w:val="3"/>
  </w:num>
  <w:num w:numId="16" w16cid:durableId="2000618773">
    <w:abstractNumId w:val="6"/>
  </w:num>
  <w:num w:numId="17" w16cid:durableId="859048689">
    <w:abstractNumId w:val="11"/>
  </w:num>
  <w:num w:numId="18" w16cid:durableId="2090732126">
    <w:abstractNumId w:val="16"/>
  </w:num>
  <w:num w:numId="19" w16cid:durableId="1739749095">
    <w:abstractNumId w:val="13"/>
  </w:num>
  <w:num w:numId="20" w16cid:durableId="147220914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mpei.miyoshi@acctim.co.jp">
    <w15:presenceInfo w15:providerId="AD" w15:userId="S::Jumpei.miyoshi@acctim.co.jp::59657404-3a71-44b5-afe1-d4467b5c4239"/>
  </w15:person>
  <w15:person w15:author="三好 隼平">
    <w15:presenceInfo w15:providerId="AD" w15:userId="S::Jumpei.miyoshi@acctim.co.jp::59657404-3a71-44b5-afe1-d4467b5c4239"/>
  </w15:person>
  <w15:person w15:author="桒野 陽太">
    <w15:presenceInfo w15:providerId="AD" w15:userId="S::yota.kuwano@cpa-firm.xyz::ad46f284-58c9-40e7-8c23-d9a97d5923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99"/>
    <w:rsid w:val="0001732E"/>
    <w:rsid w:val="00017D6C"/>
    <w:rsid w:val="00022419"/>
    <w:rsid w:val="00032BFC"/>
    <w:rsid w:val="000458B9"/>
    <w:rsid w:val="0004597B"/>
    <w:rsid w:val="0004658C"/>
    <w:rsid w:val="0005205F"/>
    <w:rsid w:val="00085739"/>
    <w:rsid w:val="0009040F"/>
    <w:rsid w:val="00094624"/>
    <w:rsid w:val="000C2DC7"/>
    <w:rsid w:val="000D3E35"/>
    <w:rsid w:val="000F4C30"/>
    <w:rsid w:val="000F50CB"/>
    <w:rsid w:val="000F5464"/>
    <w:rsid w:val="001005CA"/>
    <w:rsid w:val="00101858"/>
    <w:rsid w:val="0010339E"/>
    <w:rsid w:val="0011047F"/>
    <w:rsid w:val="00121FD8"/>
    <w:rsid w:val="001257F0"/>
    <w:rsid w:val="00135BEB"/>
    <w:rsid w:val="0014744B"/>
    <w:rsid w:val="001479E0"/>
    <w:rsid w:val="001621F1"/>
    <w:rsid w:val="001728F3"/>
    <w:rsid w:val="00175765"/>
    <w:rsid w:val="001818FE"/>
    <w:rsid w:val="001820C3"/>
    <w:rsid w:val="001828EC"/>
    <w:rsid w:val="001A25E0"/>
    <w:rsid w:val="001C0F7F"/>
    <w:rsid w:val="001C2314"/>
    <w:rsid w:val="001D4CB8"/>
    <w:rsid w:val="001F2D2F"/>
    <w:rsid w:val="001F5854"/>
    <w:rsid w:val="00205FCC"/>
    <w:rsid w:val="0023362B"/>
    <w:rsid w:val="00240FB7"/>
    <w:rsid w:val="00257B18"/>
    <w:rsid w:val="00263272"/>
    <w:rsid w:val="00264444"/>
    <w:rsid w:val="00264E12"/>
    <w:rsid w:val="00264E7F"/>
    <w:rsid w:val="0028083C"/>
    <w:rsid w:val="002933FE"/>
    <w:rsid w:val="002A2F3C"/>
    <w:rsid w:val="002A4B0F"/>
    <w:rsid w:val="002B35D3"/>
    <w:rsid w:val="002D10A5"/>
    <w:rsid w:val="002D6BF3"/>
    <w:rsid w:val="002E1303"/>
    <w:rsid w:val="002E556D"/>
    <w:rsid w:val="00301F68"/>
    <w:rsid w:val="003020B5"/>
    <w:rsid w:val="00340E27"/>
    <w:rsid w:val="003414F0"/>
    <w:rsid w:val="003475B2"/>
    <w:rsid w:val="0036744A"/>
    <w:rsid w:val="00377339"/>
    <w:rsid w:val="00377EF0"/>
    <w:rsid w:val="003825CF"/>
    <w:rsid w:val="003845CD"/>
    <w:rsid w:val="003A2678"/>
    <w:rsid w:val="003B06F8"/>
    <w:rsid w:val="003C31F1"/>
    <w:rsid w:val="003D5176"/>
    <w:rsid w:val="00410392"/>
    <w:rsid w:val="004149FF"/>
    <w:rsid w:val="00427D1E"/>
    <w:rsid w:val="00432967"/>
    <w:rsid w:val="00433E39"/>
    <w:rsid w:val="00443D77"/>
    <w:rsid w:val="004445E7"/>
    <w:rsid w:val="004536F6"/>
    <w:rsid w:val="004550ED"/>
    <w:rsid w:val="004555F4"/>
    <w:rsid w:val="004640F8"/>
    <w:rsid w:val="004648E9"/>
    <w:rsid w:val="0046765A"/>
    <w:rsid w:val="004746BD"/>
    <w:rsid w:val="00480EC1"/>
    <w:rsid w:val="00481582"/>
    <w:rsid w:val="0048771E"/>
    <w:rsid w:val="00487A32"/>
    <w:rsid w:val="004B00BB"/>
    <w:rsid w:val="004B06B6"/>
    <w:rsid w:val="004B1C53"/>
    <w:rsid w:val="004B4C34"/>
    <w:rsid w:val="004B54FE"/>
    <w:rsid w:val="004B6360"/>
    <w:rsid w:val="004C12D3"/>
    <w:rsid w:val="004C49D9"/>
    <w:rsid w:val="004D7CE5"/>
    <w:rsid w:val="004D7E36"/>
    <w:rsid w:val="004E3A73"/>
    <w:rsid w:val="004E7F02"/>
    <w:rsid w:val="00502E26"/>
    <w:rsid w:val="00505785"/>
    <w:rsid w:val="00516D83"/>
    <w:rsid w:val="00517599"/>
    <w:rsid w:val="00547CB2"/>
    <w:rsid w:val="00566776"/>
    <w:rsid w:val="00573732"/>
    <w:rsid w:val="00580180"/>
    <w:rsid w:val="0058210F"/>
    <w:rsid w:val="00593A1C"/>
    <w:rsid w:val="00593AFD"/>
    <w:rsid w:val="005A33A7"/>
    <w:rsid w:val="005A6C5C"/>
    <w:rsid w:val="005A6E45"/>
    <w:rsid w:val="005B0C8F"/>
    <w:rsid w:val="005B1137"/>
    <w:rsid w:val="005B14B6"/>
    <w:rsid w:val="005D5E91"/>
    <w:rsid w:val="005D6692"/>
    <w:rsid w:val="005D67BE"/>
    <w:rsid w:val="005E46C4"/>
    <w:rsid w:val="00603936"/>
    <w:rsid w:val="00610544"/>
    <w:rsid w:val="00610567"/>
    <w:rsid w:val="00623929"/>
    <w:rsid w:val="006242CE"/>
    <w:rsid w:val="00627C86"/>
    <w:rsid w:val="00627F50"/>
    <w:rsid w:val="006356B0"/>
    <w:rsid w:val="00637572"/>
    <w:rsid w:val="0065569E"/>
    <w:rsid w:val="006637E8"/>
    <w:rsid w:val="00663A69"/>
    <w:rsid w:val="00663FB5"/>
    <w:rsid w:val="00670E03"/>
    <w:rsid w:val="00684D27"/>
    <w:rsid w:val="00693DC9"/>
    <w:rsid w:val="006967C6"/>
    <w:rsid w:val="006A7FAF"/>
    <w:rsid w:val="006B1C72"/>
    <w:rsid w:val="006B1FD0"/>
    <w:rsid w:val="006C2EAF"/>
    <w:rsid w:val="006C49BA"/>
    <w:rsid w:val="006D3AB5"/>
    <w:rsid w:val="006E05E2"/>
    <w:rsid w:val="006E7D89"/>
    <w:rsid w:val="006F4521"/>
    <w:rsid w:val="007048AB"/>
    <w:rsid w:val="007150EB"/>
    <w:rsid w:val="00726612"/>
    <w:rsid w:val="0073687B"/>
    <w:rsid w:val="00746B63"/>
    <w:rsid w:val="00746B73"/>
    <w:rsid w:val="00756582"/>
    <w:rsid w:val="007631A9"/>
    <w:rsid w:val="007646DB"/>
    <w:rsid w:val="00767414"/>
    <w:rsid w:val="00773BC8"/>
    <w:rsid w:val="00777670"/>
    <w:rsid w:val="00780F1C"/>
    <w:rsid w:val="007C0A1D"/>
    <w:rsid w:val="007C3352"/>
    <w:rsid w:val="007C78C4"/>
    <w:rsid w:val="007D563C"/>
    <w:rsid w:val="007D65B5"/>
    <w:rsid w:val="007E0D81"/>
    <w:rsid w:val="007F6CF3"/>
    <w:rsid w:val="00800B20"/>
    <w:rsid w:val="00804187"/>
    <w:rsid w:val="0080667C"/>
    <w:rsid w:val="008162AC"/>
    <w:rsid w:val="0082388E"/>
    <w:rsid w:val="00834504"/>
    <w:rsid w:val="008369A4"/>
    <w:rsid w:val="00842958"/>
    <w:rsid w:val="00865E8E"/>
    <w:rsid w:val="008712A7"/>
    <w:rsid w:val="00873772"/>
    <w:rsid w:val="00881339"/>
    <w:rsid w:val="008A29F7"/>
    <w:rsid w:val="008C05A8"/>
    <w:rsid w:val="008C2B5F"/>
    <w:rsid w:val="008C36DD"/>
    <w:rsid w:val="008C4F70"/>
    <w:rsid w:val="008D2106"/>
    <w:rsid w:val="008D68C1"/>
    <w:rsid w:val="008F3C92"/>
    <w:rsid w:val="008F4CB5"/>
    <w:rsid w:val="009178CC"/>
    <w:rsid w:val="00930596"/>
    <w:rsid w:val="00932A54"/>
    <w:rsid w:val="00935359"/>
    <w:rsid w:val="009546DB"/>
    <w:rsid w:val="00960EAE"/>
    <w:rsid w:val="00972B36"/>
    <w:rsid w:val="00996E15"/>
    <w:rsid w:val="009A66C9"/>
    <w:rsid w:val="009A749D"/>
    <w:rsid w:val="009A7739"/>
    <w:rsid w:val="009B6238"/>
    <w:rsid w:val="009B6280"/>
    <w:rsid w:val="009B68B6"/>
    <w:rsid w:val="009C129D"/>
    <w:rsid w:val="009D79A6"/>
    <w:rsid w:val="00A021BF"/>
    <w:rsid w:val="00A168B4"/>
    <w:rsid w:val="00A26D6C"/>
    <w:rsid w:val="00A31E28"/>
    <w:rsid w:val="00A33DEF"/>
    <w:rsid w:val="00A41767"/>
    <w:rsid w:val="00A43CBA"/>
    <w:rsid w:val="00A54673"/>
    <w:rsid w:val="00A86037"/>
    <w:rsid w:val="00A95B99"/>
    <w:rsid w:val="00AA6B21"/>
    <w:rsid w:val="00AE0C45"/>
    <w:rsid w:val="00AF1905"/>
    <w:rsid w:val="00B067EB"/>
    <w:rsid w:val="00B078DF"/>
    <w:rsid w:val="00B27A34"/>
    <w:rsid w:val="00B405EA"/>
    <w:rsid w:val="00B52ED1"/>
    <w:rsid w:val="00B53078"/>
    <w:rsid w:val="00B53FC7"/>
    <w:rsid w:val="00B552EC"/>
    <w:rsid w:val="00B61177"/>
    <w:rsid w:val="00B62C95"/>
    <w:rsid w:val="00B63984"/>
    <w:rsid w:val="00B665DF"/>
    <w:rsid w:val="00B70B26"/>
    <w:rsid w:val="00B8197D"/>
    <w:rsid w:val="00B84F2E"/>
    <w:rsid w:val="00B95768"/>
    <w:rsid w:val="00BA4B76"/>
    <w:rsid w:val="00BA550F"/>
    <w:rsid w:val="00BA7D11"/>
    <w:rsid w:val="00BB0843"/>
    <w:rsid w:val="00BC0246"/>
    <w:rsid w:val="00BE3697"/>
    <w:rsid w:val="00BE7852"/>
    <w:rsid w:val="00C06AEF"/>
    <w:rsid w:val="00C449A9"/>
    <w:rsid w:val="00C50391"/>
    <w:rsid w:val="00C7334D"/>
    <w:rsid w:val="00C81880"/>
    <w:rsid w:val="00C873F8"/>
    <w:rsid w:val="00C93C23"/>
    <w:rsid w:val="00CA3C16"/>
    <w:rsid w:val="00CA5FFE"/>
    <w:rsid w:val="00CB5B98"/>
    <w:rsid w:val="00CC096A"/>
    <w:rsid w:val="00CD59A6"/>
    <w:rsid w:val="00D02E3D"/>
    <w:rsid w:val="00D11152"/>
    <w:rsid w:val="00D166F7"/>
    <w:rsid w:val="00D171E9"/>
    <w:rsid w:val="00D2472A"/>
    <w:rsid w:val="00D302A5"/>
    <w:rsid w:val="00D34E0A"/>
    <w:rsid w:val="00D44D22"/>
    <w:rsid w:val="00D54599"/>
    <w:rsid w:val="00D634D0"/>
    <w:rsid w:val="00D67045"/>
    <w:rsid w:val="00D7686F"/>
    <w:rsid w:val="00D80828"/>
    <w:rsid w:val="00D822A9"/>
    <w:rsid w:val="00DA0CFF"/>
    <w:rsid w:val="00DA2F0A"/>
    <w:rsid w:val="00DA6D52"/>
    <w:rsid w:val="00DB3D22"/>
    <w:rsid w:val="00DB5329"/>
    <w:rsid w:val="00DB5A49"/>
    <w:rsid w:val="00DD2123"/>
    <w:rsid w:val="00DF1E33"/>
    <w:rsid w:val="00DF26D9"/>
    <w:rsid w:val="00E1112F"/>
    <w:rsid w:val="00E23848"/>
    <w:rsid w:val="00E271BE"/>
    <w:rsid w:val="00E31A7F"/>
    <w:rsid w:val="00E34BA9"/>
    <w:rsid w:val="00E372AB"/>
    <w:rsid w:val="00E73C11"/>
    <w:rsid w:val="00EA47EB"/>
    <w:rsid w:val="00EA621A"/>
    <w:rsid w:val="00EA7E93"/>
    <w:rsid w:val="00EC41E2"/>
    <w:rsid w:val="00ED3860"/>
    <w:rsid w:val="00ED55C8"/>
    <w:rsid w:val="00ED7B77"/>
    <w:rsid w:val="00EF7733"/>
    <w:rsid w:val="00F12A59"/>
    <w:rsid w:val="00F233DA"/>
    <w:rsid w:val="00F35AE1"/>
    <w:rsid w:val="00F54850"/>
    <w:rsid w:val="00F92BF5"/>
    <w:rsid w:val="00F96AAC"/>
    <w:rsid w:val="00FB20CB"/>
    <w:rsid w:val="00FC3990"/>
    <w:rsid w:val="00FD33A9"/>
    <w:rsid w:val="00FE001C"/>
    <w:rsid w:val="00FE450D"/>
    <w:rsid w:val="00FE53A2"/>
    <w:rsid w:val="00FF16D1"/>
    <w:rsid w:val="00FF70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878CCE"/>
  <w15:chartTrackingRefBased/>
  <w15:docId w15:val="{5D40928C-8405-47F4-BEF6-77C2D7B7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67C"/>
    <w:pPr>
      <w:widowControl w:val="0"/>
      <w:jc w:val="both"/>
    </w:pPr>
  </w:style>
  <w:style w:type="paragraph" w:styleId="4">
    <w:name w:val="heading 4"/>
    <w:basedOn w:val="a"/>
    <w:next w:val="a"/>
    <w:link w:val="40"/>
    <w:qFormat/>
    <w:rsid w:val="00D54599"/>
    <w:pPr>
      <w:autoSpaceDE w:val="0"/>
      <w:autoSpaceDN w:val="0"/>
      <w:adjustRightInd w:val="0"/>
      <w:snapToGrid w:val="0"/>
      <w:spacing w:line="360" w:lineRule="atLeast"/>
      <w:ind w:left="397"/>
      <w:outlineLvl w:val="3"/>
    </w:pPr>
    <w:rPr>
      <w:rFonts w:ascii="ＭＳ 明朝" w:eastAsia="ＭＳ 明朝" w:hAnsi="ＭＳ 明朝" w:cs="Times New Roman" w:hint="eastAsia"/>
      <w:sz w:val="20"/>
      <w:szCs w:val="20"/>
    </w:rPr>
  </w:style>
  <w:style w:type="paragraph" w:styleId="5">
    <w:name w:val="heading 5"/>
    <w:basedOn w:val="a"/>
    <w:next w:val="50"/>
    <w:link w:val="51"/>
    <w:qFormat/>
    <w:rsid w:val="00D54599"/>
    <w:pPr>
      <w:autoSpaceDE w:val="0"/>
      <w:autoSpaceDN w:val="0"/>
      <w:adjustRightInd w:val="0"/>
      <w:snapToGrid w:val="0"/>
      <w:spacing w:line="360" w:lineRule="atLeast"/>
      <w:ind w:left="601"/>
      <w:outlineLvl w:val="4"/>
    </w:pPr>
    <w:rPr>
      <w:rFonts w:ascii="ＭＳ 明朝" w:eastAsia="ＭＳ 明朝" w:hAnsi="ＭＳ 明朝" w:cs="Times New Roman" w:hint="eastAsia"/>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rsid w:val="00D54599"/>
    <w:rPr>
      <w:rFonts w:ascii="ＭＳ 明朝" w:eastAsia="ＭＳ 明朝" w:hAnsi="ＭＳ 明朝" w:cs="Times New Roman"/>
      <w:sz w:val="20"/>
      <w:szCs w:val="20"/>
    </w:rPr>
  </w:style>
  <w:style w:type="character" w:customStyle="1" w:styleId="51">
    <w:name w:val="見出し 5 (文字)"/>
    <w:basedOn w:val="a0"/>
    <w:link w:val="5"/>
    <w:rsid w:val="00D54599"/>
    <w:rPr>
      <w:rFonts w:ascii="ＭＳ 明朝" w:eastAsia="ＭＳ 明朝" w:hAnsi="ＭＳ 明朝" w:cs="Times New Roman"/>
      <w:sz w:val="20"/>
      <w:szCs w:val="20"/>
    </w:rPr>
  </w:style>
  <w:style w:type="numbering" w:customStyle="1" w:styleId="1">
    <w:name w:val="リストなし1"/>
    <w:next w:val="a2"/>
    <w:uiPriority w:val="99"/>
    <w:semiHidden/>
    <w:unhideWhenUsed/>
    <w:rsid w:val="00D54599"/>
  </w:style>
  <w:style w:type="paragraph" w:customStyle="1" w:styleId="50">
    <w:name w:val="本文 5"/>
    <w:basedOn w:val="a"/>
    <w:rsid w:val="00D54599"/>
    <w:pPr>
      <w:autoSpaceDE w:val="0"/>
      <w:autoSpaceDN w:val="0"/>
      <w:adjustRightInd w:val="0"/>
      <w:snapToGrid w:val="0"/>
      <w:spacing w:line="360" w:lineRule="atLeast"/>
      <w:ind w:left="800" w:firstLine="199"/>
    </w:pPr>
    <w:rPr>
      <w:rFonts w:ascii="ＭＳ 明朝" w:eastAsia="ＭＳ 明朝" w:hAnsi="ＭＳ 明朝" w:cs="Times New Roman" w:hint="eastAsia"/>
      <w:sz w:val="20"/>
      <w:szCs w:val="20"/>
    </w:rPr>
  </w:style>
  <w:style w:type="paragraph" w:styleId="a3">
    <w:name w:val="Date"/>
    <w:basedOn w:val="a"/>
    <w:next w:val="a"/>
    <w:link w:val="a4"/>
    <w:rsid w:val="00D54599"/>
    <w:rPr>
      <w:rFonts w:ascii="Century" w:eastAsia="ＭＳ 明朝" w:hAnsi="Century" w:cs="Times New Roman"/>
      <w:szCs w:val="20"/>
    </w:rPr>
  </w:style>
  <w:style w:type="character" w:customStyle="1" w:styleId="a4">
    <w:name w:val="日付 (文字)"/>
    <w:basedOn w:val="a0"/>
    <w:link w:val="a3"/>
    <w:rsid w:val="00D54599"/>
    <w:rPr>
      <w:rFonts w:ascii="Century" w:eastAsia="ＭＳ 明朝" w:hAnsi="Century" w:cs="Times New Roman"/>
      <w:szCs w:val="20"/>
    </w:rPr>
  </w:style>
  <w:style w:type="paragraph" w:styleId="a5">
    <w:name w:val="Salutation"/>
    <w:basedOn w:val="a"/>
    <w:next w:val="a"/>
    <w:link w:val="a6"/>
    <w:semiHidden/>
    <w:rsid w:val="00D54599"/>
    <w:rPr>
      <w:rFonts w:ascii="Century" w:eastAsia="ＭＳ 明朝" w:hAnsi="Century" w:cs="Times New Roman"/>
      <w:szCs w:val="20"/>
    </w:rPr>
  </w:style>
  <w:style w:type="character" w:customStyle="1" w:styleId="a6">
    <w:name w:val="挨拶文 (文字)"/>
    <w:basedOn w:val="a0"/>
    <w:link w:val="a5"/>
    <w:semiHidden/>
    <w:rsid w:val="00D54599"/>
    <w:rPr>
      <w:rFonts w:ascii="Century" w:eastAsia="ＭＳ 明朝" w:hAnsi="Century" w:cs="Times New Roman"/>
      <w:szCs w:val="20"/>
    </w:rPr>
  </w:style>
  <w:style w:type="paragraph" w:styleId="a7">
    <w:name w:val="Closing"/>
    <w:basedOn w:val="a"/>
    <w:next w:val="a"/>
    <w:link w:val="a8"/>
    <w:semiHidden/>
    <w:rsid w:val="00D54599"/>
    <w:pPr>
      <w:jc w:val="right"/>
    </w:pPr>
    <w:rPr>
      <w:rFonts w:ascii="Century" w:eastAsia="ＭＳ 明朝" w:hAnsi="Century" w:cs="Times New Roman"/>
      <w:szCs w:val="20"/>
    </w:rPr>
  </w:style>
  <w:style w:type="character" w:customStyle="1" w:styleId="a8">
    <w:name w:val="結語 (文字)"/>
    <w:basedOn w:val="a0"/>
    <w:link w:val="a7"/>
    <w:semiHidden/>
    <w:rsid w:val="00D54599"/>
    <w:rPr>
      <w:rFonts w:ascii="Century" w:eastAsia="ＭＳ 明朝" w:hAnsi="Century" w:cs="Times New Roman"/>
      <w:szCs w:val="20"/>
    </w:rPr>
  </w:style>
  <w:style w:type="paragraph" w:styleId="a9">
    <w:name w:val="Note Heading"/>
    <w:basedOn w:val="a"/>
    <w:next w:val="a"/>
    <w:link w:val="aa"/>
    <w:rsid w:val="00D54599"/>
    <w:pPr>
      <w:jc w:val="center"/>
    </w:pPr>
    <w:rPr>
      <w:rFonts w:ascii="Century" w:eastAsia="ＭＳ 明朝" w:hAnsi="Century" w:cs="Times New Roman"/>
      <w:szCs w:val="20"/>
    </w:rPr>
  </w:style>
  <w:style w:type="character" w:customStyle="1" w:styleId="aa">
    <w:name w:val="記 (文字)"/>
    <w:basedOn w:val="a0"/>
    <w:link w:val="a9"/>
    <w:rsid w:val="00D54599"/>
    <w:rPr>
      <w:rFonts w:ascii="Century" w:eastAsia="ＭＳ 明朝" w:hAnsi="Century" w:cs="Times New Roman"/>
      <w:szCs w:val="20"/>
    </w:rPr>
  </w:style>
  <w:style w:type="paragraph" w:styleId="ab">
    <w:name w:val="Body Text Indent"/>
    <w:basedOn w:val="a"/>
    <w:link w:val="ac"/>
    <w:semiHidden/>
    <w:rsid w:val="00D54599"/>
    <w:pPr>
      <w:ind w:left="630"/>
    </w:pPr>
    <w:rPr>
      <w:rFonts w:ascii="Century" w:eastAsia="ＭＳ 明朝" w:hAnsi="Century" w:cs="Times New Roman"/>
      <w:szCs w:val="20"/>
    </w:rPr>
  </w:style>
  <w:style w:type="character" w:customStyle="1" w:styleId="ac">
    <w:name w:val="本文インデント (文字)"/>
    <w:basedOn w:val="a0"/>
    <w:link w:val="ab"/>
    <w:semiHidden/>
    <w:rsid w:val="00D54599"/>
    <w:rPr>
      <w:rFonts w:ascii="Century" w:eastAsia="ＭＳ 明朝" w:hAnsi="Century" w:cs="Times New Roman"/>
      <w:szCs w:val="20"/>
    </w:rPr>
  </w:style>
  <w:style w:type="paragraph" w:styleId="2">
    <w:name w:val="Body Text Indent 2"/>
    <w:basedOn w:val="a"/>
    <w:link w:val="20"/>
    <w:semiHidden/>
    <w:rsid w:val="00D54599"/>
    <w:pPr>
      <w:ind w:left="241" w:firstLine="210"/>
    </w:pPr>
    <w:rPr>
      <w:rFonts w:ascii="Century" w:eastAsia="ＭＳ 明朝" w:hAnsi="Century" w:cs="Times New Roman"/>
      <w:szCs w:val="20"/>
    </w:rPr>
  </w:style>
  <w:style w:type="character" w:customStyle="1" w:styleId="20">
    <w:name w:val="本文インデント 2 (文字)"/>
    <w:basedOn w:val="a0"/>
    <w:link w:val="2"/>
    <w:semiHidden/>
    <w:rsid w:val="00D54599"/>
    <w:rPr>
      <w:rFonts w:ascii="Century" w:eastAsia="ＭＳ 明朝" w:hAnsi="Century" w:cs="Times New Roman"/>
      <w:szCs w:val="20"/>
    </w:rPr>
  </w:style>
  <w:style w:type="paragraph" w:styleId="3">
    <w:name w:val="Body Text Indent 3"/>
    <w:basedOn w:val="a"/>
    <w:link w:val="30"/>
    <w:semiHidden/>
    <w:rsid w:val="00D54599"/>
    <w:pPr>
      <w:ind w:left="420" w:firstLine="210"/>
    </w:pPr>
    <w:rPr>
      <w:rFonts w:ascii="Century" w:eastAsia="ＭＳ 明朝" w:hAnsi="Century" w:cs="Times New Roman"/>
      <w:szCs w:val="20"/>
      <w:u w:val="single"/>
      <w:shd w:val="clear" w:color="auto" w:fill="FFFF00"/>
    </w:rPr>
  </w:style>
  <w:style w:type="character" w:customStyle="1" w:styleId="30">
    <w:name w:val="本文インデント 3 (文字)"/>
    <w:basedOn w:val="a0"/>
    <w:link w:val="3"/>
    <w:semiHidden/>
    <w:rsid w:val="00D54599"/>
    <w:rPr>
      <w:rFonts w:ascii="Century" w:eastAsia="ＭＳ 明朝" w:hAnsi="Century" w:cs="Times New Roman"/>
      <w:szCs w:val="20"/>
      <w:u w:val="single"/>
    </w:rPr>
  </w:style>
  <w:style w:type="paragraph" w:styleId="31">
    <w:name w:val="Body Text 3"/>
    <w:basedOn w:val="a"/>
    <w:link w:val="32"/>
    <w:semiHidden/>
    <w:rsid w:val="00D54599"/>
    <w:pPr>
      <w:autoSpaceDE w:val="0"/>
      <w:autoSpaceDN w:val="0"/>
      <w:adjustRightInd w:val="0"/>
      <w:snapToGrid w:val="0"/>
      <w:spacing w:line="360" w:lineRule="exact"/>
      <w:ind w:left="397" w:firstLine="199"/>
      <w:textAlignment w:val="center"/>
    </w:pPr>
    <w:rPr>
      <w:rFonts w:ascii="ＭＳ 明朝" w:eastAsia="ＭＳ 明朝" w:hAnsi="ＭＳ 明朝" w:cs="Times New Roman"/>
      <w:sz w:val="20"/>
      <w:szCs w:val="20"/>
    </w:rPr>
  </w:style>
  <w:style w:type="character" w:customStyle="1" w:styleId="32">
    <w:name w:val="本文 3 (文字)"/>
    <w:basedOn w:val="a0"/>
    <w:link w:val="31"/>
    <w:semiHidden/>
    <w:rsid w:val="00D54599"/>
    <w:rPr>
      <w:rFonts w:ascii="ＭＳ 明朝" w:eastAsia="ＭＳ 明朝" w:hAnsi="ＭＳ 明朝" w:cs="Times New Roman"/>
      <w:sz w:val="20"/>
      <w:szCs w:val="20"/>
    </w:rPr>
  </w:style>
  <w:style w:type="paragraph" w:customStyle="1" w:styleId="hidari">
    <w:name w:val="hidari"/>
    <w:basedOn w:val="a"/>
    <w:rsid w:val="00D54599"/>
    <w:pPr>
      <w:autoSpaceDE w:val="0"/>
      <w:autoSpaceDN w:val="0"/>
      <w:adjustRightInd w:val="0"/>
      <w:snapToGrid w:val="0"/>
      <w:spacing w:line="200" w:lineRule="atLeast"/>
      <w:ind w:left="91" w:right="91"/>
    </w:pPr>
    <w:rPr>
      <w:rFonts w:ascii="ＭＳ 明朝" w:eastAsia="ＭＳ 明朝" w:hAnsi="ＭＳ 明朝" w:cs="Times New Roman"/>
      <w:sz w:val="18"/>
      <w:szCs w:val="20"/>
    </w:rPr>
  </w:style>
  <w:style w:type="paragraph" w:styleId="ad">
    <w:name w:val="header"/>
    <w:basedOn w:val="a"/>
    <w:link w:val="ae"/>
    <w:semiHidden/>
    <w:rsid w:val="00D54599"/>
    <w:pPr>
      <w:tabs>
        <w:tab w:val="center" w:pos="4252"/>
        <w:tab w:val="right" w:pos="8504"/>
      </w:tabs>
      <w:snapToGrid w:val="0"/>
    </w:pPr>
    <w:rPr>
      <w:rFonts w:ascii="ＭＳ 明朝" w:eastAsia="ＭＳ 明朝" w:hAnsi="Times New Roman" w:cs="Times New Roman"/>
      <w:szCs w:val="20"/>
    </w:rPr>
  </w:style>
  <w:style w:type="character" w:customStyle="1" w:styleId="ae">
    <w:name w:val="ヘッダー (文字)"/>
    <w:basedOn w:val="a0"/>
    <w:link w:val="ad"/>
    <w:semiHidden/>
    <w:rsid w:val="00D54599"/>
    <w:rPr>
      <w:rFonts w:ascii="ＭＳ 明朝" w:eastAsia="ＭＳ 明朝" w:hAnsi="Times New Roman" w:cs="Times New Roman"/>
      <w:szCs w:val="20"/>
    </w:rPr>
  </w:style>
  <w:style w:type="paragraph" w:styleId="af">
    <w:name w:val="footer"/>
    <w:basedOn w:val="a"/>
    <w:link w:val="af0"/>
    <w:uiPriority w:val="99"/>
    <w:rsid w:val="00D54599"/>
    <w:pPr>
      <w:tabs>
        <w:tab w:val="center" w:pos="4252"/>
        <w:tab w:val="right" w:pos="8504"/>
      </w:tabs>
      <w:snapToGrid w:val="0"/>
    </w:pPr>
    <w:rPr>
      <w:rFonts w:ascii="Century" w:eastAsia="ＭＳ 明朝" w:hAnsi="Century" w:cs="Times New Roman"/>
      <w:szCs w:val="20"/>
    </w:rPr>
  </w:style>
  <w:style w:type="character" w:customStyle="1" w:styleId="af0">
    <w:name w:val="フッター (文字)"/>
    <w:basedOn w:val="a0"/>
    <w:link w:val="af"/>
    <w:uiPriority w:val="99"/>
    <w:rsid w:val="00D54599"/>
    <w:rPr>
      <w:rFonts w:ascii="Century" w:eastAsia="ＭＳ 明朝" w:hAnsi="Century" w:cs="Times New Roman"/>
      <w:szCs w:val="20"/>
    </w:rPr>
  </w:style>
  <w:style w:type="character" w:styleId="af1">
    <w:name w:val="page number"/>
    <w:basedOn w:val="a0"/>
    <w:semiHidden/>
    <w:rsid w:val="00D54599"/>
  </w:style>
  <w:style w:type="paragraph" w:customStyle="1" w:styleId="af2">
    <w:name w:val="その他の見出し"/>
    <w:basedOn w:val="a"/>
    <w:next w:val="a"/>
    <w:rsid w:val="00D54599"/>
    <w:pPr>
      <w:autoSpaceDE w:val="0"/>
      <w:autoSpaceDN w:val="0"/>
      <w:adjustRightInd w:val="0"/>
      <w:snapToGrid w:val="0"/>
      <w:spacing w:line="360" w:lineRule="atLeast"/>
    </w:pPr>
    <w:rPr>
      <w:rFonts w:ascii="ＭＳ 明朝" w:eastAsia="ＭＳ 明朝" w:hAnsi="ＭＳ 明朝" w:cs="Times New Roman" w:hint="eastAsia"/>
      <w:sz w:val="20"/>
      <w:szCs w:val="20"/>
    </w:rPr>
  </w:style>
  <w:style w:type="paragraph" w:customStyle="1" w:styleId="migi">
    <w:name w:val="migi"/>
    <w:basedOn w:val="a"/>
    <w:rsid w:val="00D54599"/>
    <w:pPr>
      <w:autoSpaceDE w:val="0"/>
      <w:autoSpaceDN w:val="0"/>
      <w:adjustRightInd w:val="0"/>
      <w:snapToGrid w:val="0"/>
      <w:spacing w:line="200" w:lineRule="atLeast"/>
      <w:ind w:right="91"/>
      <w:jc w:val="right"/>
    </w:pPr>
    <w:rPr>
      <w:rFonts w:ascii="ＭＳ 明朝" w:eastAsia="ＭＳ 明朝" w:hAnsi="ＭＳ 明朝" w:cs="Times New Roman" w:hint="eastAsia"/>
      <w:sz w:val="18"/>
      <w:szCs w:val="20"/>
    </w:rPr>
  </w:style>
  <w:style w:type="paragraph" w:customStyle="1" w:styleId="chuou">
    <w:name w:val="chuou"/>
    <w:basedOn w:val="a"/>
    <w:rsid w:val="00D54599"/>
    <w:pPr>
      <w:autoSpaceDE w:val="0"/>
      <w:autoSpaceDN w:val="0"/>
      <w:adjustRightInd w:val="0"/>
      <w:snapToGrid w:val="0"/>
      <w:spacing w:line="200" w:lineRule="atLeast"/>
      <w:jc w:val="center"/>
    </w:pPr>
    <w:rPr>
      <w:rFonts w:ascii="ＭＳ 明朝" w:eastAsia="ＭＳ 明朝" w:hAnsi="ＭＳ 明朝" w:cs="Times New Roman" w:hint="eastAsia"/>
      <w:sz w:val="18"/>
      <w:szCs w:val="20"/>
    </w:rPr>
  </w:style>
  <w:style w:type="paragraph" w:customStyle="1" w:styleId="1pt">
    <w:name w:val="行間1pt"/>
    <w:basedOn w:val="a"/>
    <w:next w:val="a"/>
    <w:rsid w:val="00D54599"/>
    <w:pPr>
      <w:autoSpaceDE w:val="0"/>
      <w:autoSpaceDN w:val="0"/>
      <w:adjustRightInd w:val="0"/>
      <w:snapToGrid w:val="0"/>
      <w:spacing w:line="20" w:lineRule="atLeast"/>
    </w:pPr>
    <w:rPr>
      <w:rFonts w:ascii="ＭＳ 明朝" w:eastAsia="ＭＳ 明朝" w:hAnsi="ＭＳ 明朝" w:cs="Times New Roman" w:hint="eastAsia"/>
      <w:sz w:val="18"/>
      <w:szCs w:val="20"/>
    </w:rPr>
  </w:style>
  <w:style w:type="paragraph" w:customStyle="1" w:styleId="af3">
    <w:name w:val="表外単位右寄せ"/>
    <w:basedOn w:val="a"/>
    <w:next w:val="a"/>
    <w:rsid w:val="00D54599"/>
    <w:pPr>
      <w:autoSpaceDE w:val="0"/>
      <w:autoSpaceDN w:val="0"/>
      <w:adjustRightInd w:val="0"/>
      <w:snapToGrid w:val="0"/>
      <w:spacing w:line="190" w:lineRule="atLeast"/>
      <w:ind w:left="7184"/>
      <w:jc w:val="left"/>
    </w:pPr>
    <w:rPr>
      <w:rFonts w:ascii="ＭＳ 明朝" w:eastAsia="ＭＳ 明朝" w:hAnsi="ＭＳ 明朝" w:cs="Times New Roman" w:hint="eastAsia"/>
      <w:sz w:val="18"/>
      <w:szCs w:val="20"/>
    </w:rPr>
  </w:style>
  <w:style w:type="paragraph" w:customStyle="1" w:styleId="41">
    <w:name w:val="本文 4"/>
    <w:basedOn w:val="a"/>
    <w:rsid w:val="00D54599"/>
    <w:pPr>
      <w:autoSpaceDE w:val="0"/>
      <w:autoSpaceDN w:val="0"/>
      <w:adjustRightInd w:val="0"/>
      <w:snapToGrid w:val="0"/>
      <w:spacing w:line="360" w:lineRule="atLeast"/>
      <w:ind w:left="595" w:firstLine="199"/>
    </w:pPr>
    <w:rPr>
      <w:rFonts w:ascii="ＭＳ 明朝" w:eastAsia="ＭＳ 明朝" w:hAnsi="ＭＳ 明朝" w:cs="Times New Roman" w:hint="eastAsia"/>
      <w:sz w:val="20"/>
      <w:szCs w:val="20"/>
    </w:rPr>
  </w:style>
  <w:style w:type="paragraph" w:customStyle="1" w:styleId="af4">
    <w:name w:val="その他の本文"/>
    <w:basedOn w:val="a"/>
    <w:rsid w:val="00D54599"/>
    <w:pPr>
      <w:autoSpaceDE w:val="0"/>
      <w:autoSpaceDN w:val="0"/>
      <w:adjustRightInd w:val="0"/>
      <w:snapToGrid w:val="0"/>
      <w:spacing w:line="360" w:lineRule="atLeast"/>
    </w:pPr>
    <w:rPr>
      <w:rFonts w:ascii="ＭＳ 明朝" w:eastAsia="ＭＳ 明朝" w:hAnsi="ＭＳ 明朝" w:cs="Times New Roman" w:hint="eastAsia"/>
      <w:sz w:val="20"/>
      <w:szCs w:val="20"/>
    </w:rPr>
  </w:style>
  <w:style w:type="paragraph" w:customStyle="1" w:styleId="af5">
    <w:name w:val="（注）項番あり"/>
    <w:basedOn w:val="a"/>
    <w:next w:val="af6"/>
    <w:rsid w:val="00D54599"/>
    <w:pPr>
      <w:autoSpaceDE w:val="0"/>
      <w:autoSpaceDN w:val="0"/>
      <w:adjustRightInd w:val="0"/>
      <w:snapToGrid w:val="0"/>
      <w:spacing w:line="260" w:lineRule="atLeast"/>
      <w:ind w:left="992" w:hanging="811"/>
    </w:pPr>
    <w:rPr>
      <w:rFonts w:ascii="ＭＳ 明朝" w:eastAsia="ＭＳ 明朝" w:hAnsi="ＭＳ 明朝" w:cs="Times New Roman" w:hint="eastAsia"/>
      <w:sz w:val="18"/>
      <w:szCs w:val="20"/>
    </w:rPr>
  </w:style>
  <w:style w:type="paragraph" w:customStyle="1" w:styleId="af6">
    <w:name w:val="（注）項番あり２行以上"/>
    <w:basedOn w:val="af5"/>
    <w:next w:val="a"/>
    <w:rsid w:val="00D54599"/>
    <w:pPr>
      <w:ind w:hanging="357"/>
    </w:pPr>
  </w:style>
  <w:style w:type="paragraph" w:styleId="af7">
    <w:name w:val="Balloon Text"/>
    <w:basedOn w:val="a"/>
    <w:link w:val="af8"/>
    <w:semiHidden/>
    <w:rsid w:val="00D54599"/>
    <w:rPr>
      <w:rFonts w:ascii="Arial" w:eastAsia="ＭＳ ゴシック" w:hAnsi="Arial" w:cs="Times New Roman"/>
      <w:sz w:val="18"/>
      <w:szCs w:val="18"/>
    </w:rPr>
  </w:style>
  <w:style w:type="character" w:customStyle="1" w:styleId="af8">
    <w:name w:val="吹き出し (文字)"/>
    <w:basedOn w:val="a0"/>
    <w:link w:val="af7"/>
    <w:semiHidden/>
    <w:rsid w:val="00D54599"/>
    <w:rPr>
      <w:rFonts w:ascii="Arial" w:eastAsia="ＭＳ ゴシック" w:hAnsi="Arial" w:cs="Times New Roman"/>
      <w:sz w:val="18"/>
      <w:szCs w:val="18"/>
    </w:rPr>
  </w:style>
  <w:style w:type="paragraph" w:customStyle="1" w:styleId="10">
    <w:name w:val="標準 + 最初の行 :  1 字"/>
    <w:basedOn w:val="a"/>
    <w:rsid w:val="00D54599"/>
    <w:pPr>
      <w:ind w:firstLineChars="100" w:firstLine="210"/>
    </w:pPr>
    <w:rPr>
      <w:rFonts w:ascii="Century" w:eastAsia="ＭＳ 明朝" w:hAnsi="Century" w:cs="Times New Roman"/>
      <w:szCs w:val="20"/>
    </w:rPr>
  </w:style>
  <w:style w:type="paragraph" w:styleId="21">
    <w:name w:val="Body Text 2"/>
    <w:basedOn w:val="a"/>
    <w:link w:val="22"/>
    <w:semiHidden/>
    <w:rsid w:val="00D54599"/>
    <w:pPr>
      <w:spacing w:line="480" w:lineRule="auto"/>
    </w:pPr>
    <w:rPr>
      <w:rFonts w:ascii="Century" w:eastAsia="ＭＳ 明朝" w:hAnsi="Century" w:cs="Times New Roman"/>
      <w:szCs w:val="20"/>
    </w:rPr>
  </w:style>
  <w:style w:type="character" w:customStyle="1" w:styleId="22">
    <w:name w:val="本文 2 (文字)"/>
    <w:basedOn w:val="a0"/>
    <w:link w:val="21"/>
    <w:semiHidden/>
    <w:rsid w:val="00D54599"/>
    <w:rPr>
      <w:rFonts w:ascii="Century" w:eastAsia="ＭＳ 明朝" w:hAnsi="Century" w:cs="Times New Roman"/>
      <w:szCs w:val="20"/>
    </w:rPr>
  </w:style>
  <w:style w:type="paragraph" w:customStyle="1" w:styleId="tdetext6">
    <w:name w:val="tde_text6"/>
    <w:basedOn w:val="a"/>
    <w:rsid w:val="00D54599"/>
    <w:pPr>
      <w:widowControl/>
      <w:autoSpaceDE w:val="0"/>
      <w:autoSpaceDN w:val="0"/>
      <w:snapToGrid w:val="0"/>
      <w:spacing w:line="360" w:lineRule="atLeast"/>
    </w:pPr>
    <w:rPr>
      <w:rFonts w:ascii="ＭＳ 明朝" w:eastAsia="ＭＳ 明朝" w:hAnsi="ＭＳ 明朝" w:cs="ＭＳ Ｐゴシック"/>
      <w:kern w:val="0"/>
      <w:sz w:val="18"/>
      <w:szCs w:val="18"/>
    </w:rPr>
  </w:style>
  <w:style w:type="paragraph" w:customStyle="1" w:styleId="tdetext5">
    <w:name w:val="tde_text5"/>
    <w:basedOn w:val="a"/>
    <w:rsid w:val="00D54599"/>
    <w:pPr>
      <w:widowControl/>
      <w:autoSpaceDE w:val="0"/>
      <w:autoSpaceDN w:val="0"/>
      <w:snapToGrid w:val="0"/>
      <w:spacing w:line="360" w:lineRule="atLeast"/>
    </w:pPr>
    <w:rPr>
      <w:rFonts w:ascii="ＭＳ 明朝" w:eastAsia="ＭＳ 明朝" w:hAnsi="ＭＳ 明朝" w:cs="ＭＳ Ｐゴシック"/>
      <w:kern w:val="0"/>
      <w:sz w:val="18"/>
      <w:szCs w:val="18"/>
    </w:rPr>
  </w:style>
  <w:style w:type="paragraph" w:customStyle="1" w:styleId="tdetext1">
    <w:name w:val="tde_text1"/>
    <w:basedOn w:val="a"/>
    <w:rsid w:val="00D54599"/>
    <w:pPr>
      <w:widowControl/>
      <w:autoSpaceDE w:val="0"/>
      <w:autoSpaceDN w:val="0"/>
      <w:snapToGrid w:val="0"/>
      <w:spacing w:line="360" w:lineRule="atLeast"/>
    </w:pPr>
    <w:rPr>
      <w:rFonts w:ascii="ＭＳ 明朝" w:eastAsia="ＭＳ 明朝" w:hAnsi="ＭＳ 明朝" w:cs="ＭＳ Ｐゴシック"/>
      <w:kern w:val="0"/>
      <w:sz w:val="18"/>
      <w:szCs w:val="18"/>
    </w:rPr>
  </w:style>
  <w:style w:type="paragraph" w:customStyle="1" w:styleId="33">
    <w:name w:val="標準 + 最初の行 :  3 字"/>
    <w:basedOn w:val="21"/>
    <w:rsid w:val="00D54599"/>
    <w:pPr>
      <w:ind w:leftChars="421" w:left="884" w:firstLineChars="100" w:firstLine="210"/>
    </w:pPr>
  </w:style>
  <w:style w:type="character" w:styleId="af9">
    <w:name w:val="annotation reference"/>
    <w:uiPriority w:val="99"/>
    <w:semiHidden/>
    <w:unhideWhenUsed/>
    <w:rsid w:val="00D54599"/>
    <w:rPr>
      <w:sz w:val="18"/>
      <w:szCs w:val="18"/>
    </w:rPr>
  </w:style>
  <w:style w:type="paragraph" w:styleId="afa">
    <w:name w:val="annotation text"/>
    <w:basedOn w:val="a"/>
    <w:link w:val="afb"/>
    <w:uiPriority w:val="99"/>
    <w:unhideWhenUsed/>
    <w:rsid w:val="00D54599"/>
    <w:pPr>
      <w:jc w:val="left"/>
    </w:pPr>
    <w:rPr>
      <w:rFonts w:ascii="Century" w:eastAsia="ＭＳ 明朝" w:hAnsi="Century" w:cs="Times New Roman"/>
      <w:szCs w:val="20"/>
    </w:rPr>
  </w:style>
  <w:style w:type="character" w:customStyle="1" w:styleId="afb">
    <w:name w:val="コメント文字列 (文字)"/>
    <w:basedOn w:val="a0"/>
    <w:link w:val="afa"/>
    <w:uiPriority w:val="99"/>
    <w:rsid w:val="00D54599"/>
    <w:rPr>
      <w:rFonts w:ascii="Century" w:eastAsia="ＭＳ 明朝" w:hAnsi="Century" w:cs="Times New Roman"/>
      <w:szCs w:val="20"/>
    </w:rPr>
  </w:style>
  <w:style w:type="paragraph" w:styleId="afc">
    <w:name w:val="annotation subject"/>
    <w:basedOn w:val="afa"/>
    <w:next w:val="afa"/>
    <w:link w:val="afd"/>
    <w:uiPriority w:val="99"/>
    <w:semiHidden/>
    <w:unhideWhenUsed/>
    <w:rsid w:val="00D54599"/>
    <w:rPr>
      <w:b/>
      <w:bCs/>
    </w:rPr>
  </w:style>
  <w:style w:type="character" w:customStyle="1" w:styleId="afd">
    <w:name w:val="コメント内容 (文字)"/>
    <w:basedOn w:val="afb"/>
    <w:link w:val="afc"/>
    <w:uiPriority w:val="99"/>
    <w:semiHidden/>
    <w:rsid w:val="00D54599"/>
    <w:rPr>
      <w:rFonts w:ascii="Century" w:eastAsia="ＭＳ 明朝" w:hAnsi="Century" w:cs="Times New Roman"/>
      <w:b/>
      <w:bCs/>
      <w:szCs w:val="20"/>
    </w:rPr>
  </w:style>
  <w:style w:type="paragraph" w:styleId="afe">
    <w:name w:val="List Paragraph"/>
    <w:basedOn w:val="a"/>
    <w:uiPriority w:val="34"/>
    <w:qFormat/>
    <w:rsid w:val="00D54599"/>
    <w:pPr>
      <w:ind w:leftChars="400" w:left="840"/>
    </w:pPr>
    <w:rPr>
      <w:rFonts w:ascii="Century" w:eastAsia="ＭＳ 明朝" w:hAnsi="Century" w:cs="Times New Roman"/>
      <w:szCs w:val="20"/>
    </w:rPr>
  </w:style>
  <w:style w:type="paragraph" w:customStyle="1" w:styleId="smttext3">
    <w:name w:val="smt_text3"/>
    <w:basedOn w:val="a"/>
    <w:rsid w:val="00D54599"/>
    <w:pPr>
      <w:widowControl/>
      <w:spacing w:line="300" w:lineRule="atLeast"/>
      <w:ind w:firstLine="180"/>
    </w:pPr>
    <w:rPr>
      <w:rFonts w:ascii="ＭＳ 明朝" w:eastAsia="ＭＳ 明朝" w:hAnsi="ＭＳ 明朝" w:cs="ＭＳ Ｐゴシック"/>
      <w:kern w:val="0"/>
      <w:sz w:val="18"/>
      <w:szCs w:val="18"/>
    </w:rPr>
  </w:style>
  <w:style w:type="paragraph" w:customStyle="1" w:styleId="smttext4">
    <w:name w:val="smt_text4"/>
    <w:basedOn w:val="a"/>
    <w:rsid w:val="00D54599"/>
    <w:pPr>
      <w:widowControl/>
      <w:spacing w:line="300" w:lineRule="atLeast"/>
      <w:ind w:firstLine="180"/>
    </w:pPr>
    <w:rPr>
      <w:rFonts w:ascii="ＭＳ 明朝" w:eastAsia="ＭＳ 明朝" w:hAnsi="ＭＳ 明朝" w:cs="ＭＳ Ｐゴシック"/>
      <w:kern w:val="0"/>
      <w:sz w:val="18"/>
      <w:szCs w:val="18"/>
    </w:rPr>
  </w:style>
  <w:style w:type="paragraph" w:styleId="aff">
    <w:name w:val="Revision"/>
    <w:hidden/>
    <w:uiPriority w:val="99"/>
    <w:semiHidden/>
    <w:rsid w:val="00566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4560">
      <w:bodyDiv w:val="1"/>
      <w:marLeft w:val="0"/>
      <w:marRight w:val="0"/>
      <w:marTop w:val="0"/>
      <w:marBottom w:val="0"/>
      <w:divBdr>
        <w:top w:val="none" w:sz="0" w:space="0" w:color="auto"/>
        <w:left w:val="none" w:sz="0" w:space="0" w:color="auto"/>
        <w:bottom w:val="none" w:sz="0" w:space="0" w:color="auto"/>
        <w:right w:val="none" w:sz="0" w:space="0" w:color="auto"/>
      </w:divBdr>
    </w:div>
    <w:div w:id="216012955">
      <w:bodyDiv w:val="1"/>
      <w:marLeft w:val="0"/>
      <w:marRight w:val="0"/>
      <w:marTop w:val="0"/>
      <w:marBottom w:val="0"/>
      <w:divBdr>
        <w:top w:val="none" w:sz="0" w:space="0" w:color="auto"/>
        <w:left w:val="none" w:sz="0" w:space="0" w:color="auto"/>
        <w:bottom w:val="none" w:sz="0" w:space="0" w:color="auto"/>
        <w:right w:val="none" w:sz="0" w:space="0" w:color="auto"/>
      </w:divBdr>
    </w:div>
    <w:div w:id="240797327">
      <w:bodyDiv w:val="1"/>
      <w:marLeft w:val="0"/>
      <w:marRight w:val="0"/>
      <w:marTop w:val="0"/>
      <w:marBottom w:val="0"/>
      <w:divBdr>
        <w:top w:val="none" w:sz="0" w:space="0" w:color="auto"/>
        <w:left w:val="none" w:sz="0" w:space="0" w:color="auto"/>
        <w:bottom w:val="none" w:sz="0" w:space="0" w:color="auto"/>
        <w:right w:val="none" w:sz="0" w:space="0" w:color="auto"/>
      </w:divBdr>
    </w:div>
    <w:div w:id="629475704">
      <w:bodyDiv w:val="1"/>
      <w:marLeft w:val="0"/>
      <w:marRight w:val="0"/>
      <w:marTop w:val="0"/>
      <w:marBottom w:val="0"/>
      <w:divBdr>
        <w:top w:val="none" w:sz="0" w:space="0" w:color="auto"/>
        <w:left w:val="none" w:sz="0" w:space="0" w:color="auto"/>
        <w:bottom w:val="none" w:sz="0" w:space="0" w:color="auto"/>
        <w:right w:val="none" w:sz="0" w:space="0" w:color="auto"/>
      </w:divBdr>
    </w:div>
    <w:div w:id="667564045">
      <w:bodyDiv w:val="1"/>
      <w:marLeft w:val="0"/>
      <w:marRight w:val="0"/>
      <w:marTop w:val="0"/>
      <w:marBottom w:val="0"/>
      <w:divBdr>
        <w:top w:val="none" w:sz="0" w:space="0" w:color="auto"/>
        <w:left w:val="none" w:sz="0" w:space="0" w:color="auto"/>
        <w:bottom w:val="none" w:sz="0" w:space="0" w:color="auto"/>
        <w:right w:val="none" w:sz="0" w:space="0" w:color="auto"/>
      </w:divBdr>
    </w:div>
    <w:div w:id="716320512">
      <w:bodyDiv w:val="1"/>
      <w:marLeft w:val="0"/>
      <w:marRight w:val="0"/>
      <w:marTop w:val="0"/>
      <w:marBottom w:val="0"/>
      <w:divBdr>
        <w:top w:val="none" w:sz="0" w:space="0" w:color="auto"/>
        <w:left w:val="none" w:sz="0" w:space="0" w:color="auto"/>
        <w:bottom w:val="none" w:sz="0" w:space="0" w:color="auto"/>
        <w:right w:val="none" w:sz="0" w:space="0" w:color="auto"/>
      </w:divBdr>
    </w:div>
    <w:div w:id="772630842">
      <w:bodyDiv w:val="1"/>
      <w:marLeft w:val="0"/>
      <w:marRight w:val="0"/>
      <w:marTop w:val="0"/>
      <w:marBottom w:val="0"/>
      <w:divBdr>
        <w:top w:val="none" w:sz="0" w:space="0" w:color="auto"/>
        <w:left w:val="none" w:sz="0" w:space="0" w:color="auto"/>
        <w:bottom w:val="none" w:sz="0" w:space="0" w:color="auto"/>
        <w:right w:val="none" w:sz="0" w:space="0" w:color="auto"/>
      </w:divBdr>
    </w:div>
    <w:div w:id="916595833">
      <w:bodyDiv w:val="1"/>
      <w:marLeft w:val="0"/>
      <w:marRight w:val="0"/>
      <w:marTop w:val="0"/>
      <w:marBottom w:val="0"/>
      <w:divBdr>
        <w:top w:val="none" w:sz="0" w:space="0" w:color="auto"/>
        <w:left w:val="none" w:sz="0" w:space="0" w:color="auto"/>
        <w:bottom w:val="none" w:sz="0" w:space="0" w:color="auto"/>
        <w:right w:val="none" w:sz="0" w:space="0" w:color="auto"/>
      </w:divBdr>
    </w:div>
    <w:div w:id="1009021488">
      <w:bodyDiv w:val="1"/>
      <w:marLeft w:val="0"/>
      <w:marRight w:val="0"/>
      <w:marTop w:val="0"/>
      <w:marBottom w:val="0"/>
      <w:divBdr>
        <w:top w:val="none" w:sz="0" w:space="0" w:color="auto"/>
        <w:left w:val="none" w:sz="0" w:space="0" w:color="auto"/>
        <w:bottom w:val="none" w:sz="0" w:space="0" w:color="auto"/>
        <w:right w:val="none" w:sz="0" w:space="0" w:color="auto"/>
      </w:divBdr>
    </w:div>
    <w:div w:id="1065106708">
      <w:bodyDiv w:val="1"/>
      <w:marLeft w:val="0"/>
      <w:marRight w:val="0"/>
      <w:marTop w:val="0"/>
      <w:marBottom w:val="0"/>
      <w:divBdr>
        <w:top w:val="none" w:sz="0" w:space="0" w:color="auto"/>
        <w:left w:val="none" w:sz="0" w:space="0" w:color="auto"/>
        <w:bottom w:val="none" w:sz="0" w:space="0" w:color="auto"/>
        <w:right w:val="none" w:sz="0" w:space="0" w:color="auto"/>
      </w:divBdr>
    </w:div>
    <w:div w:id="1125779434">
      <w:bodyDiv w:val="1"/>
      <w:marLeft w:val="0"/>
      <w:marRight w:val="0"/>
      <w:marTop w:val="0"/>
      <w:marBottom w:val="0"/>
      <w:divBdr>
        <w:top w:val="none" w:sz="0" w:space="0" w:color="auto"/>
        <w:left w:val="none" w:sz="0" w:space="0" w:color="auto"/>
        <w:bottom w:val="none" w:sz="0" w:space="0" w:color="auto"/>
        <w:right w:val="none" w:sz="0" w:space="0" w:color="auto"/>
      </w:divBdr>
    </w:div>
    <w:div w:id="1143541901">
      <w:bodyDiv w:val="1"/>
      <w:marLeft w:val="0"/>
      <w:marRight w:val="0"/>
      <w:marTop w:val="0"/>
      <w:marBottom w:val="0"/>
      <w:divBdr>
        <w:top w:val="none" w:sz="0" w:space="0" w:color="auto"/>
        <w:left w:val="none" w:sz="0" w:space="0" w:color="auto"/>
        <w:bottom w:val="none" w:sz="0" w:space="0" w:color="auto"/>
        <w:right w:val="none" w:sz="0" w:space="0" w:color="auto"/>
      </w:divBdr>
    </w:div>
    <w:div w:id="1155609531">
      <w:bodyDiv w:val="1"/>
      <w:marLeft w:val="0"/>
      <w:marRight w:val="0"/>
      <w:marTop w:val="0"/>
      <w:marBottom w:val="0"/>
      <w:divBdr>
        <w:top w:val="none" w:sz="0" w:space="0" w:color="auto"/>
        <w:left w:val="none" w:sz="0" w:space="0" w:color="auto"/>
        <w:bottom w:val="none" w:sz="0" w:space="0" w:color="auto"/>
        <w:right w:val="none" w:sz="0" w:space="0" w:color="auto"/>
      </w:divBdr>
    </w:div>
    <w:div w:id="1294797019">
      <w:bodyDiv w:val="1"/>
      <w:marLeft w:val="0"/>
      <w:marRight w:val="0"/>
      <w:marTop w:val="0"/>
      <w:marBottom w:val="0"/>
      <w:divBdr>
        <w:top w:val="none" w:sz="0" w:space="0" w:color="auto"/>
        <w:left w:val="none" w:sz="0" w:space="0" w:color="auto"/>
        <w:bottom w:val="none" w:sz="0" w:space="0" w:color="auto"/>
        <w:right w:val="none" w:sz="0" w:space="0" w:color="auto"/>
      </w:divBdr>
    </w:div>
    <w:div w:id="1424448046">
      <w:bodyDiv w:val="1"/>
      <w:marLeft w:val="0"/>
      <w:marRight w:val="0"/>
      <w:marTop w:val="0"/>
      <w:marBottom w:val="0"/>
      <w:divBdr>
        <w:top w:val="none" w:sz="0" w:space="0" w:color="auto"/>
        <w:left w:val="none" w:sz="0" w:space="0" w:color="auto"/>
        <w:bottom w:val="none" w:sz="0" w:space="0" w:color="auto"/>
        <w:right w:val="none" w:sz="0" w:space="0" w:color="auto"/>
      </w:divBdr>
    </w:div>
    <w:div w:id="1637485917">
      <w:bodyDiv w:val="1"/>
      <w:marLeft w:val="0"/>
      <w:marRight w:val="0"/>
      <w:marTop w:val="0"/>
      <w:marBottom w:val="0"/>
      <w:divBdr>
        <w:top w:val="none" w:sz="0" w:space="0" w:color="auto"/>
        <w:left w:val="none" w:sz="0" w:space="0" w:color="auto"/>
        <w:bottom w:val="none" w:sz="0" w:space="0" w:color="auto"/>
        <w:right w:val="none" w:sz="0" w:space="0" w:color="auto"/>
      </w:divBdr>
    </w:div>
    <w:div w:id="1675184518">
      <w:bodyDiv w:val="1"/>
      <w:marLeft w:val="0"/>
      <w:marRight w:val="0"/>
      <w:marTop w:val="0"/>
      <w:marBottom w:val="0"/>
      <w:divBdr>
        <w:top w:val="none" w:sz="0" w:space="0" w:color="auto"/>
        <w:left w:val="none" w:sz="0" w:space="0" w:color="auto"/>
        <w:bottom w:val="none" w:sz="0" w:space="0" w:color="auto"/>
        <w:right w:val="none" w:sz="0" w:space="0" w:color="auto"/>
      </w:divBdr>
    </w:div>
    <w:div w:id="1745374909">
      <w:bodyDiv w:val="1"/>
      <w:marLeft w:val="0"/>
      <w:marRight w:val="0"/>
      <w:marTop w:val="0"/>
      <w:marBottom w:val="0"/>
      <w:divBdr>
        <w:top w:val="none" w:sz="0" w:space="0" w:color="auto"/>
        <w:left w:val="none" w:sz="0" w:space="0" w:color="auto"/>
        <w:bottom w:val="none" w:sz="0" w:space="0" w:color="auto"/>
        <w:right w:val="none" w:sz="0" w:space="0" w:color="auto"/>
      </w:divBdr>
    </w:div>
    <w:div w:id="2011176812">
      <w:bodyDiv w:val="1"/>
      <w:marLeft w:val="0"/>
      <w:marRight w:val="0"/>
      <w:marTop w:val="0"/>
      <w:marBottom w:val="0"/>
      <w:divBdr>
        <w:top w:val="none" w:sz="0" w:space="0" w:color="auto"/>
        <w:left w:val="none" w:sz="0" w:space="0" w:color="auto"/>
        <w:bottom w:val="none" w:sz="0" w:space="0" w:color="auto"/>
        <w:right w:val="none" w:sz="0" w:space="0" w:color="auto"/>
      </w:divBdr>
    </w:div>
    <w:div w:id="2022703719">
      <w:bodyDiv w:val="1"/>
      <w:marLeft w:val="0"/>
      <w:marRight w:val="0"/>
      <w:marTop w:val="0"/>
      <w:marBottom w:val="0"/>
      <w:divBdr>
        <w:top w:val="none" w:sz="0" w:space="0" w:color="auto"/>
        <w:left w:val="none" w:sz="0" w:space="0" w:color="auto"/>
        <w:bottom w:val="none" w:sz="0" w:space="0" w:color="auto"/>
        <w:right w:val="none" w:sz="0" w:space="0" w:color="auto"/>
      </w:divBdr>
    </w:div>
    <w:div w:id="2062435853">
      <w:bodyDiv w:val="1"/>
      <w:marLeft w:val="0"/>
      <w:marRight w:val="0"/>
      <w:marTop w:val="0"/>
      <w:marBottom w:val="0"/>
      <w:divBdr>
        <w:top w:val="none" w:sz="0" w:space="0" w:color="auto"/>
        <w:left w:val="none" w:sz="0" w:space="0" w:color="auto"/>
        <w:bottom w:val="none" w:sz="0" w:space="0" w:color="auto"/>
        <w:right w:val="none" w:sz="0" w:space="0" w:color="auto"/>
      </w:divBdr>
    </w:div>
    <w:div w:id="208155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3FEA2954E5EAD4CBB02E447673E6B16" ma:contentTypeVersion="12" ma:contentTypeDescription="新しいドキュメントを作成します。" ma:contentTypeScope="" ma:versionID="4c70f828311f8e9457874e4ade78e65a">
  <xsd:schema xmlns:xsd="http://www.w3.org/2001/XMLSchema" xmlns:xs="http://www.w3.org/2001/XMLSchema" xmlns:p="http://schemas.microsoft.com/office/2006/metadata/properties" xmlns:ns2="2db698ba-c919-40a9-9cc0-bbc08374c11f" xmlns:ns3="5e29f822-820b-4a1f-b550-9568b65f8d2a" targetNamespace="http://schemas.microsoft.com/office/2006/metadata/properties" ma:root="true" ma:fieldsID="a096fa5bfe1e9adb1f45f9f16bb6cb97" ns2:_="" ns3:_="">
    <xsd:import namespace="2db698ba-c919-40a9-9cc0-bbc08374c11f"/>
    <xsd:import namespace="5e29f822-820b-4a1f-b550-9568b65f8d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698ba-c919-40a9-9cc0-bbc08374c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4549db9-8f1a-4454-9440-aed11c4808f6"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descrip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29f822-820b-4a1f-b550-9568b65f8d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3284d-81ef-423f-8605-c4a6e17a61a8}" ma:internalName="TaxCatchAll" ma:showField="CatchAllData" ma:web="5e29f822-820b-4a1f-b550-9568b65f8d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e29f822-820b-4a1f-b550-9568b65f8d2a" xsi:nil="true"/>
    <lcf76f155ced4ddcb4097134ff3c332f xmlns="2db698ba-c919-40a9-9cc0-bbc08374c11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0B87BC-523B-484A-A507-417B06A51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698ba-c919-40a9-9cc0-bbc08374c11f"/>
    <ds:schemaRef ds:uri="5e29f822-820b-4a1f-b550-9568b65f8d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0A5124-8951-444E-92C6-3EB033911A61}">
  <ds:schemaRefs>
    <ds:schemaRef ds:uri="http://schemas.microsoft.com/office/2006/metadata/properties"/>
    <ds:schemaRef ds:uri="http://schemas.microsoft.com/office/infopath/2007/PartnerControls"/>
    <ds:schemaRef ds:uri="5e29f822-820b-4a1f-b550-9568b65f8d2a"/>
    <ds:schemaRef ds:uri="2db698ba-c919-40a9-9cc0-bbc08374c11f"/>
  </ds:schemaRefs>
</ds:datastoreItem>
</file>

<file path=customXml/itemProps3.xml><?xml version="1.0" encoding="utf-8"?>
<ds:datastoreItem xmlns:ds="http://schemas.openxmlformats.org/officeDocument/2006/customXml" ds:itemID="{1E439835-F464-49D7-BDE4-94F39237F8AB}">
  <ds:schemaRefs>
    <ds:schemaRef ds:uri="http://schemas.openxmlformats.org/officeDocument/2006/bibliography"/>
  </ds:schemaRefs>
</ds:datastoreItem>
</file>

<file path=customXml/itemProps4.xml><?xml version="1.0" encoding="utf-8"?>
<ds:datastoreItem xmlns:ds="http://schemas.openxmlformats.org/officeDocument/2006/customXml" ds:itemID="{3C774B39-1BFC-466B-8A92-2A46F97E76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1866</TotalTime>
  <Pages>5</Pages>
  <Words>3049</Words>
  <Characters>3409</Characters>
  <Application>Microsoft Office Word</Application>
  <DocSecurity>0</DocSecurity>
  <Lines>291</Lines>
  <Paragraphs>182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KOBORI_TOMOKI</dc:creator>
  <cp:keywords/>
  <dc:description/>
  <cp:lastModifiedBy>桒野 陽太</cp:lastModifiedBy>
  <cp:revision>69</cp:revision>
  <cp:lastPrinted>2025-03-31T07:40:00Z</cp:lastPrinted>
  <dcterms:created xsi:type="dcterms:W3CDTF">2024-03-28T18:30:00Z</dcterms:created>
  <dcterms:modified xsi:type="dcterms:W3CDTF">2026-04-06T03:03:00Z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0x01010003FEA2954E5EAD4CBB02E447673E6B16</vt:lpwstr>
  </property>
  <property fmtid="{D5CDD505-2E9C-101B-9397-08002B2CF9AE}" pid="3" name="MediaServiceImageTags">
    <vt:lpwstr/>
  </property>
</Properties>
</file>